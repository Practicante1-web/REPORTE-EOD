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920"/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3"/>
        <w:gridCol w:w="655"/>
        <w:gridCol w:w="655"/>
        <w:gridCol w:w="3820"/>
      </w:tblGrid>
      <w:tr w:rsidR="00692E00" w14:paraId="42C695FD" w14:textId="77777777" w:rsidTr="002549F8">
        <w:tc>
          <w:tcPr>
            <w:tcW w:w="5691" w:type="dxa"/>
            <w:gridSpan w:val="3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CC0000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14:paraId="4C96557B" w14:textId="77777777" w:rsidR="00692E00" w:rsidRDefault="00692E00" w:rsidP="002549F8">
            <w:pPr>
              <w:rPr>
                <w:b/>
                <w:bCs/>
                <w:color w:val="FFCCCC"/>
              </w:rPr>
            </w:pPr>
            <w:bookmarkStart w:id="0" w:name="_Hlk227578133"/>
            <w:bookmarkEnd w:id="0"/>
            <w:r>
              <w:rPr>
                <w:b/>
                <w:bCs/>
                <w:color w:val="FFCCCC"/>
              </w:rPr>
              <w:t>REPORTE EOD</w:t>
            </w:r>
          </w:p>
          <w:p w14:paraId="3E5A3D9B" w14:textId="41B7329F" w:rsidR="00692E00" w:rsidRDefault="001003E0" w:rsidP="002549F8">
            <w:r>
              <w:rPr>
                <w:b/>
                <w:bCs/>
                <w:color w:val="FFFFFF"/>
                <w:sz w:val="44"/>
                <w:szCs w:val="44"/>
              </w:rPr>
              <w:t>⟦tienda⟧</w:t>
            </w:r>
          </w:p>
          <w:p w14:paraId="26FA28B2" w14:textId="77777777" w:rsidR="00692E00" w:rsidRDefault="00692E00" w:rsidP="002549F8">
            <w:r>
              <w:rPr>
                <w:color w:val="FFAAAA"/>
                <w:sz w:val="18"/>
                <w:szCs w:val="18"/>
              </w:rPr>
              <w:t xml:space="preserve">Estudio Origen-Destino | Bogotá, Colombia | ⟦periodo⟧</w:t>
            </w:r>
          </w:p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CC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078AE5" w14:textId="41CD864A" w:rsidR="004C6CDD" w:rsidRPr="004C6CDD" w:rsidRDefault="004C6CDD" w:rsidP="004C6CD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FB981E" wp14:editId="519399EB">
                  <wp:simplePos x="0" y="0"/>
                  <wp:positionH relativeFrom="column">
                    <wp:posOffset>647065</wp:posOffset>
                  </wp:positionH>
                  <wp:positionV relativeFrom="paragraph">
                    <wp:posOffset>-58420</wp:posOffset>
                  </wp:positionV>
                  <wp:extent cx="1291590" cy="963295"/>
                  <wp:effectExtent l="0" t="0" r="1270" b="8255"/>
                  <wp:wrapNone/>
                  <wp:docPr id="89628871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F7EFC8" w14:textId="4A3A91E3" w:rsidR="00692E00" w:rsidRPr="00B02122" w:rsidRDefault="00692E00" w:rsidP="002549F8">
            <w:pPr>
              <w:jc w:val="center"/>
              <w:rPr>
                <w:noProof/>
              </w:rPr>
            </w:pPr>
          </w:p>
          <w:p w14:paraId="005FA0B9" w14:textId="77777777" w:rsidR="00692E00" w:rsidRDefault="00692E00" w:rsidP="002549F8">
            <w:pPr>
              <w:jc w:val="center"/>
            </w:pPr>
          </w:p>
          <w:p w14:paraId="3E88A1EF" w14:textId="77777777" w:rsidR="009D747E" w:rsidRDefault="009D747E" w:rsidP="002549F8">
            <w:pPr>
              <w:jc w:val="center"/>
            </w:pPr>
          </w:p>
          <w:p w14:paraId="4B86FE30" w14:textId="77777777" w:rsidR="009D747E" w:rsidRDefault="009D747E" w:rsidP="002549F8">
            <w:pPr>
              <w:jc w:val="center"/>
            </w:pPr>
          </w:p>
          <w:p w14:paraId="73B6B18E" w14:textId="77777777" w:rsidR="009D747E" w:rsidRDefault="009D747E" w:rsidP="002549F8">
            <w:pPr>
              <w:jc w:val="center"/>
            </w:pPr>
          </w:p>
        </w:tc>
      </w:tr>
      <w:tr w:rsidR="00692E00" w14:paraId="7CC911E2" w14:textId="77777777" w:rsidTr="002549F8">
        <w:tc>
          <w:tcPr>
            <w:tcW w:w="4067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74D90F" w14:textId="0BA57AA7" w:rsidR="00692E00" w:rsidRPr="00020E92" w:rsidRDefault="00692E00" w:rsidP="002549F8">
            <w:pPr>
              <w:jc w:val="center"/>
              <w:rPr>
                <w:b/>
                <w:bCs/>
                <w:color w:val="CC0000"/>
                <w:sz w:val="28"/>
                <w:szCs w:val="28"/>
              </w:rPr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⟦n_encuestas⟧ encuestas</w:t>
            </w:r>
          </w:p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B7FF99" w14:textId="77777777" w:rsidR="00692E00" w:rsidRDefault="00692E00" w:rsidP="002549F8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D560AF" w14:textId="77777777" w:rsidR="00692E00" w:rsidRDefault="00692E00" w:rsidP="002549F8"/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EAD3B7" w14:textId="027D23AE" w:rsidR="00692E00" w:rsidRPr="00283E4B" w:rsidRDefault="00692E00" w:rsidP="002549F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⟦trafico⟧ tráfico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C00000"/>
                <w:sz w:val="28"/>
                <w:szCs w:val="28"/>
              </w:rPr>
              <w:t>15/min</w:t>
            </w:r>
          </w:p>
        </w:tc>
      </w:tr>
    </w:tbl>
    <w:tbl>
      <w:tblPr>
        <w:tblpPr w:leftFromText="141" w:rightFromText="141" w:vertAnchor="text" w:horzAnchor="margin" w:tblpXSpec="center" w:tblpY="2436"/>
        <w:tblW w:w="1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2"/>
        <w:gridCol w:w="26"/>
        <w:gridCol w:w="5800"/>
      </w:tblGrid>
      <w:tr w:rsidR="00692E00" w14:paraId="7B5FD103" w14:textId="77777777" w:rsidTr="002549F8">
        <w:tc>
          <w:tcPr>
            <w:tcW w:w="5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8BFF55A" w14:textId="77777777" w:rsidR="00692E00" w:rsidRDefault="00692E00" w:rsidP="002549F8">
            <w:pPr>
              <w:pBdr>
                <w:bottom w:val="single" w:sz="6" w:space="2" w:color="CC0000"/>
              </w:pBdr>
              <w:spacing w:after="100"/>
            </w:pPr>
            <w:r>
              <w:rPr>
                <w:b/>
                <w:bCs/>
                <w:color w:val="CC0000"/>
                <w:sz w:val="24"/>
                <w:szCs w:val="24"/>
              </w:rPr>
              <w:t>Perfil del Cliente</w:t>
            </w:r>
          </w:p>
          <w:p w14:paraId="0734470E" w14:textId="77777777" w:rsidR="00692E00" w:rsidRDefault="00692E00" w:rsidP="002549F8">
            <w:pPr>
              <w:spacing w:before="100" w:after="6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2560"/>
            </w:tblGrid>
            <w:tr w:rsidR="00692E00" w14:paraId="779C854F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7B9690E4" w14:textId="6A256E48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 xml:space="preserve"> ⟦edad⟧ años</w:t>
                  </w:r>
                </w:p>
                <w:p w14:paraId="5A416C7E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Edad promedio</w:t>
                  </w:r>
                </w:p>
              </w:tc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1AEC0CBF" w14:textId="107E2268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 xml:space="preserve">H:⟦gen_h⟧ / M:⟦gen_m⟧</w:t>
                  </w:r>
                </w:p>
                <w:p w14:paraId="6CB1AF3C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Género</w:t>
                  </w:r>
                </w:p>
              </w:tc>
            </w:tr>
            <w:tr w:rsidR="00692E00" w14:paraId="3352134C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4AB312EC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Estrato ⟦estrato⟧</w:t>
                  </w:r>
                </w:p>
                <w:p w14:paraId="52E9BEE0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Estrato principal</w:t>
                  </w:r>
                </w:p>
              </w:tc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6C4C7ABA" w14:textId="67D1674A" w:rsidR="00692E00" w:rsidRDefault="00F43703" w:rsidP="002549F8">
                  <w:pPr>
                    <w:framePr w:hSpace="141" w:wrap="around" w:vAnchor="text" w:hAnchor="margin" w:xAlign="center" w:y="2436"/>
                    <w:jc w:val="center"/>
                    <w:rPr>
                      <w:b/>
                      <w:bCs/>
                      <w:color w:val="CC0000"/>
                      <w:sz w:val="34"/>
                      <w:szCs w:val="34"/>
                    </w:rPr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⟦ocup_pct⟧</w:t>
                  </w:r>
                </w:p>
                <w:p w14:paraId="4D0D2C3A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 xml:space="preserve"> ⟦ocup_label⟧</w:t>
                  </w:r>
                </w:p>
                <w:p w14:paraId="0D669440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Ocupación</w:t>
                  </w:r>
                </w:p>
              </w:tc>
            </w:tr>
          </w:tbl>
          <w:p w14:paraId="6EBB1F5A" w14:textId="77777777" w:rsidR="00692E00" w:rsidRPr="008B1797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</w:p>
          <w:p w14:paraId="1BAEAA3F" w14:textId="77777777" w:rsidR="00692E00" w:rsidRPr="0032707B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Principal motivo de compra (alternativa) </w:t>
            </w: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1280"/>
              <w:gridCol w:w="1280"/>
            </w:tblGrid>
            <w:tr w:rsidR="00692E00" w14:paraId="13FA023D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CC000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C5F1C1" w14:textId="77777777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Motivo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CC000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D83BCD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CC000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7AF445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%</w:t>
                  </w:r>
                </w:p>
              </w:tc>
            </w:tr>
            <w:tr w:rsidR="00692E00" w14:paraId="6F173229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34ABB5" w14:textId="442D9BDB" w:rsidR="00692E00" w:rsidRDefault="00342705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8"/>
                      <w:szCs w:val="18"/>
                    </w:rPr>
                    <w:t>⟦mot1_lbl⟧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AC3EE1" w14:textId="261410CF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t>⟦mot1_n⟧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F52EF5" w14:textId="0AE676CA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CC0000"/>
                      <w:sz w:val="18"/>
                      <w:szCs w:val="18"/>
                    </w:rPr>
                    <w:t>⟦mot1_p⟧</w:t>
                  </w:r>
                </w:p>
              </w:tc>
            </w:tr>
            <w:tr w:rsidR="00692E00" w14:paraId="6DFAAF21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EC41D5" w14:textId="47DA6027" w:rsidR="00692E00" w:rsidRDefault="006D1AA2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8"/>
                      <w:szCs w:val="18"/>
                    </w:rPr>
                    <w:t>⟦mot2_lbl⟧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A67ACB" w14:textId="208C7C9F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t>⟦mot2_n⟧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C1A599" w14:textId="1F6E9CDE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CC0000"/>
                      <w:sz w:val="18"/>
                      <w:szCs w:val="18"/>
                    </w:rPr>
                    <w:t>⟦mot2_p⟧</w:t>
                  </w:r>
                </w:p>
              </w:tc>
            </w:tr>
            <w:tr w:rsidR="00692E00" w14:paraId="545CD4E5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1D68F1" w14:textId="061673BA" w:rsidR="00692E00" w:rsidRPr="001B5DFA" w:rsidRDefault="006D1AA2" w:rsidP="002549F8">
                  <w:pPr>
                    <w:framePr w:hSpace="141" w:wrap="around" w:vAnchor="text" w:hAnchor="margin" w:xAlign="center" w:y="2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⟦mot3_lbl⟧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4FCB62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t>⟦mot3_n⟧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3A1C4F" w14:textId="673FB8D9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CC0000"/>
                      <w:sz w:val="18"/>
                      <w:szCs w:val="18"/>
                    </w:rPr>
                    <w:t>⟦mot3_p⟧</w:t>
                  </w:r>
                </w:p>
              </w:tc>
            </w:tr>
          </w:tbl>
          <w:p w14:paraId="08603900" w14:textId="77777777" w:rsidR="00692E00" w:rsidRDefault="00692E00" w:rsidP="002549F8">
            <w:pPr>
              <w:spacing w:before="160" w:after="80"/>
            </w:pPr>
            <w:r>
              <w:t xml:space="preserve">  </w:t>
            </w:r>
          </w:p>
          <w:tbl>
            <w:tblPr>
              <w:tblpPr w:leftFromText="141" w:rightFromText="141" w:vertAnchor="text" w:horzAnchor="margin" w:tblpY="668"/>
              <w:tblOverlap w:val="never"/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6"/>
              <w:gridCol w:w="1706"/>
              <w:gridCol w:w="1708"/>
              <w:gridCol w:w="1708"/>
            </w:tblGrid>
            <w:tr w:rsidR="00692E00" w14:paraId="0250C0AC" w14:textId="77777777" w:rsidTr="002549F8">
              <w:tc>
                <w:tcPr>
                  <w:tcW w:w="170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6E776660" w14:textId="27B69EF6" w:rsidR="00692E00" w:rsidRDefault="00692E00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⟦medio_apie⟧</w:t>
                  </w:r>
                </w:p>
                <w:p w14:paraId="759F659C" w14:textId="77777777" w:rsidR="00692E00" w:rsidRDefault="00692E00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A pie</w:t>
                  </w:r>
                </w:p>
              </w:tc>
              <w:tc>
                <w:tcPr>
                  <w:tcW w:w="170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7F0A11DF" w14:textId="7CDD5119" w:rsidR="00692E00" w:rsidRDefault="004A6031" w:rsidP="003F027D">
                  <w:pPr>
                    <w:jc w:val="center"/>
                  </w:pPr>
                  <w:r>
                    <w:rPr>
                      <w:b/>
                      <w:bCs/>
                      <w:color w:val="333333"/>
                      <w:sz w:val="34"/>
                      <w:szCs w:val="34"/>
                    </w:rPr>
                    <w:t>⟦medio_moto⟧</w:t>
                  </w:r>
                </w:p>
                <w:p w14:paraId="405C901F" w14:textId="77777777" w:rsidR="00692E00" w:rsidRPr="001B5DFA" w:rsidRDefault="00692E00" w:rsidP="003F027D">
                  <w:pPr>
                    <w:jc w:val="center"/>
                    <w:rPr>
                      <w:sz w:val="17"/>
                      <w:szCs w:val="17"/>
                    </w:rPr>
                  </w:pPr>
                  <w:r>
                    <w:rPr>
                      <w:color w:val="333333"/>
                      <w:sz w:val="17"/>
                      <w:szCs w:val="17"/>
                    </w:rPr>
                    <w:t xml:space="preserve"> Moto</w:t>
                  </w:r>
                </w:p>
              </w:tc>
              <w:tc>
                <w:tcPr>
                  <w:tcW w:w="1708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A11D5B2" w14:textId="063D1F7A" w:rsidR="00692E00" w:rsidRDefault="004A6031" w:rsidP="003F027D">
                  <w:pPr>
                    <w:jc w:val="center"/>
                  </w:pPr>
                  <w:r>
                    <w:rPr>
                      <w:b/>
                      <w:bCs/>
                      <w:color w:val="333333"/>
                      <w:sz w:val="34"/>
                      <w:szCs w:val="34"/>
                    </w:rPr>
                    <w:t>⟦medio_auto⟧</w:t>
                  </w:r>
                </w:p>
                <w:p w14:paraId="593FDEBC" w14:textId="3AB7BF41" w:rsidR="00692E00" w:rsidRDefault="00CC53BA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Automóvil</w:t>
                  </w:r>
                </w:p>
              </w:tc>
              <w:tc>
                <w:tcPr>
                  <w:tcW w:w="1708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A11D5B2" w14:textId="063D1F7A" w:rsidR="00692E00" w:rsidRDefault="004A6031" w:rsidP="003F027D">
                  <w:pPr>
                    <w:jc w:val="center"/>
                  </w:pPr>
                  <w:r>
                    <w:rPr>
                      <w:b/>
                      <w:bCs/>
                      <w:color w:val="333333"/>
                      <w:sz w:val="34"/>
                      <w:szCs w:val="34"/>
                    </w:rPr>
                    <w:t>⟦medio_otro⟧</w:t>
                  </w:r>
                </w:p>
                <w:p w14:paraId="593FDEBC" w14:textId="3AB7BF41" w:rsidR="00692E00" w:rsidRDefault="00CC53BA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Otro</w:t>
                  </w:r>
                </w:p>
              </w:tc>
            </w:tr>
          </w:tbl>
          <w:p w14:paraId="6EFC28F3" w14:textId="77777777" w:rsidR="00692E00" w:rsidRPr="008B1797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>Medio de llegada</w:t>
            </w:r>
          </w:p>
          <w:p w14:paraId="5ABBE166" w14:textId="77777777" w:rsidR="00692E00" w:rsidRDefault="00692E00" w:rsidP="002549F8"/>
          <w:p w14:paraId="74C2DED8" w14:textId="77777777" w:rsidR="00692E00" w:rsidRDefault="00692E00" w:rsidP="002549F8"/>
          <w:p w14:paraId="72EBE7AC" w14:textId="77777777" w:rsidR="00692E00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Percepción del servicio </w:t>
            </w:r>
            <w:r>
              <w:rPr>
                <w:rFonts w:ascii="Segoe UI Emoji" w:hAnsi="Segoe UI Emoji" w:cs="Segoe UI Emoji"/>
                <w:b/>
                <w:bCs/>
                <w:color w:val="FFC000"/>
                <w:sz w:val="24"/>
                <w:szCs w:val="24"/>
              </w:rPr>
              <w:t>⭐⭐⭐⭐⭐</w:t>
            </w:r>
          </w:p>
          <w:p w14:paraId="5F239E34" w14:textId="0658987E" w:rsidR="00692E00" w:rsidRPr="008A4240" w:rsidRDefault="00692E00" w:rsidP="002549F8">
            <w:pPr>
              <w:rPr>
                <w:b/>
                <w:bCs/>
                <w:sz w:val="28"/>
                <w:szCs w:val="28"/>
              </w:rPr>
            </w:pPr>
            <w:r>
              <w:rPr>
                <w:i/>
                <w:iCs/>
                <w:sz w:val="22"/>
                <w:szCs w:val="22"/>
              </w:rPr>
              <w:t xml:space="preserve">⟦percepcion_texto⟧</w:t>
            </w:r>
          </w:p>
          <w:p w14:paraId="7479204E" w14:textId="77777777" w:rsidR="00692E00" w:rsidRDefault="00692E00" w:rsidP="002549F8"/>
          <w:p w14:paraId="65D9545C" w14:textId="77777777" w:rsidR="00692E00" w:rsidRDefault="00692E00" w:rsidP="002549F8"/>
          <w:p w14:paraId="5D86295B" w14:textId="77777777" w:rsidR="00692E00" w:rsidRDefault="00692E00" w:rsidP="002549F8"/>
          <w:p w14:paraId="7EED8363" w14:textId="77777777" w:rsidR="00692E00" w:rsidRDefault="00692E00" w:rsidP="002549F8"/>
          <w:p w14:paraId="78D66C6A" w14:textId="77777777" w:rsidR="00692E00" w:rsidRDefault="00692E00" w:rsidP="002549F8"/>
          <w:p w14:paraId="550A1DA9" w14:textId="77777777" w:rsidR="00692E00" w:rsidRDefault="00692E00" w:rsidP="002549F8"/>
          <w:p w14:paraId="0020BFAE" w14:textId="77777777" w:rsidR="00692E00" w:rsidRDefault="00692E00" w:rsidP="002549F8"/>
          <w:p w14:paraId="03661D2D" w14:textId="77777777" w:rsidR="00692E00" w:rsidRDefault="00692E00" w:rsidP="002549F8"/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7A0C34" w14:textId="77777777" w:rsidR="00692E00" w:rsidRDefault="00692E00" w:rsidP="002549F8"/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083332B2" w14:textId="77777777" w:rsidR="00692E00" w:rsidRDefault="00692E00" w:rsidP="002549F8">
            <w:pPr>
              <w:pBdr>
                <w:bottom w:val="single" w:sz="6" w:space="2" w:color="CC0000"/>
              </w:pBdr>
              <w:spacing w:after="100"/>
            </w:pPr>
            <w:r>
              <w:rPr>
                <w:b/>
                <w:bCs/>
                <w:color w:val="CC0000"/>
                <w:sz w:val="24"/>
                <w:szCs w:val="24"/>
              </w:rPr>
              <w:t>Origen - Destino</w:t>
            </w:r>
          </w:p>
          <w:p w14:paraId="2F2C977A" w14:textId="77777777" w:rsidR="00692E00" w:rsidRDefault="00692E00" w:rsidP="002549F8">
            <w:pPr>
              <w:spacing w:before="100" w:after="6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2560"/>
            </w:tblGrid>
            <w:tr w:rsidR="00692E00" w14:paraId="2643607E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CBC01BB" w14:textId="77777777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b/>
                      <w:bCs/>
                      <w:color w:val="CC0000"/>
                    </w:rPr>
                    <w:t>De donde viene</w:t>
                  </w:r>
                </w:p>
                <w:p w14:paraId="339B37AE" w14:textId="608F8AC7" w:rsidR="00692E00" w:rsidRDefault="00692E00" w:rsidP="002549F8">
                  <w:pPr>
                    <w:framePr w:hSpace="141" w:wrap="around" w:vAnchor="text" w:hAnchor="margin" w:xAlign="center" w:y="2436"/>
                    <w:spacing w:before="60"/>
                  </w:pPr>
                  <w:r>
                    <w:rPr>
                      <w:sz w:val="19"/>
                      <w:szCs w:val="19"/>
                    </w:rPr>
                    <w:t xml:space="preserve">Trabajo: ⟦o_trabajo⟧</w:t>
                  </w:r>
                </w:p>
                <w:p w14:paraId="64B3D265" w14:textId="12D8FCAB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 xml:space="preserve">Otro: ⟦o_otro⟧</w:t>
                  </w:r>
                </w:p>
                <w:p w14:paraId="24DA13CB" w14:textId="339BE5EA" w:rsidR="00692E00" w:rsidRDefault="00692E00" w:rsidP="002549F8">
                  <w:pPr>
                    <w:framePr w:hSpace="141" w:wrap="around" w:vAnchor="text" w:hAnchor="margin" w:xAlign="center" w:y="2436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 xml:space="preserve">Casa: ⟦o_casa⟧</w:t>
                  </w:r>
                </w:p>
                <w:p w14:paraId="619B51C5" w14:textId="1F643458" w:rsidR="00E27BE0" w:rsidRDefault="00E27BE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 xml:space="preserve">Universidad: ⟦o_univ⟧</w:t>
                  </w:r>
                </w:p>
                <w:p w14:paraId="619B51C6" w14:textId="1F643458" w:rsidR="00E27BE0" w:rsidRDefault="00E27BE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 xml:space="preserve">Colegio: ⟦o_colegio⟧</w:t>
                  </w:r>
                </w:p>
              </w:tc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E9CCDAE" w14:textId="77777777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b/>
                      <w:bCs/>
                      <w:color w:val="CC0000"/>
                    </w:rPr>
                    <w:t>A donde se dirige</w:t>
                  </w:r>
                </w:p>
                <w:p w14:paraId="008B6142" w14:textId="63F3DC72" w:rsidR="00692E00" w:rsidRDefault="00692E00" w:rsidP="002549F8">
                  <w:pPr>
                    <w:framePr w:hSpace="141" w:wrap="around" w:vAnchor="text" w:hAnchor="margin" w:xAlign="center" w:y="2436"/>
                    <w:spacing w:before="60"/>
                  </w:pPr>
                  <w:r>
                    <w:rPr>
                      <w:sz w:val="19"/>
                      <w:szCs w:val="19"/>
                    </w:rPr>
                    <w:t xml:space="preserve">Trabajo: ⟦d_trabajo⟧</w:t>
                  </w:r>
                </w:p>
                <w:p w14:paraId="7E1EDAAB" w14:textId="6AA42D44" w:rsidR="00692E00" w:rsidRPr="008E31D9" w:rsidRDefault="00692E00" w:rsidP="002549F8">
                  <w:pPr>
                    <w:framePr w:hSpace="141" w:wrap="around" w:vAnchor="text" w:hAnchor="margin" w:xAlign="center" w:y="2436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 xml:space="preserve">Otro: ⟦d_otro⟧</w:t>
                  </w:r>
                </w:p>
                <w:p w14:paraId="55A10667" w14:textId="77777777" w:rsidR="00692E00" w:rsidRDefault="00692E00" w:rsidP="002549F8">
                  <w:pPr>
                    <w:framePr w:hSpace="141" w:wrap="around" w:vAnchor="text" w:hAnchor="margin" w:xAlign="center" w:y="2436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 xml:space="preserve">Casa: ⟦d_casa⟧</w:t>
                  </w:r>
                </w:p>
                <w:p w14:paraId="00B7CD15" w14:textId="52B6A84F" w:rsidR="00285157" w:rsidRDefault="00285157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>Universidad: ⟦d_univ⟧</w:t>
                  </w:r>
                </w:p>
                <w:p w14:paraId="00B7CD16" w14:textId="52B6A84F" w:rsidR="00285157" w:rsidRDefault="00285157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>Colegio: ⟦d_colegio⟧</w:t>
                  </w:r>
                </w:p>
              </w:tc>
            </w:tr>
          </w:tbl>
          <w:p w14:paraId="01D98EA8" w14:textId="77777777" w:rsidR="00692E00" w:rsidRPr="00527E3C" w:rsidRDefault="00692E00" w:rsidP="002549F8">
            <w:pPr>
              <w:spacing w:before="160" w:after="80"/>
              <w:rPr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>Radios de influencia (clientes encuestados)</w:t>
            </w:r>
          </w:p>
          <w:p w14:paraId="18D95136" w14:textId="13B594DC" w:rsidR="00692E00" w:rsidRDefault="001402BD" w:rsidP="002549F8">
            <w:pPr>
              <w:spacing w:before="160" w:after="80"/>
            </w:pPr>
            <w:r>
              <w:rPr>
                <w:i/>
                <w:iCs/>
                <w:sz w:val="22"/>
                <w:szCs w:val="22"/>
              </w:rPr>
              <w:t xml:space="preserve">⟦radios_texto⟧</w:t>
            </w:r>
          </w:p>
          <w:p w14:paraId="25D89BA2" w14:textId="77777777" w:rsidR="00692E00" w:rsidDel="00962705" w:rsidRDefault="00692E00" w:rsidP="002549F8">
            <w:pPr>
              <w:rPr>
                <w:del w:id="1" w:author="Practicante Inteligencia Col" w:date="2026-05-14T17:17:00Z" w16du:dateUtc="2026-05-14T22:17:00Z"/>
                <w:noProof/>
              </w:rPr>
            </w:pPr>
          </w:p>
          <w:tbl>
            <w:tblPr>
              <w:tblpPr w:leftFromText="141" w:rightFromText="141" w:vertAnchor="text" w:horzAnchor="margin" w:tblpY="-267"/>
              <w:tblOverlap w:val="never"/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80"/>
              <w:gridCol w:w="1280"/>
              <w:gridCol w:w="1280"/>
              <w:gridCol w:w="1280"/>
            </w:tblGrid>
            <w:tr w:rsidR="004765A3" w14:paraId="7BBBEE23" w14:textId="77777777" w:rsidTr="002549F8"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09A26025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⟦r100⟧</w:t>
                  </w:r>
                </w:p>
                <w:p w14:paraId="354F16AD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100m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625BD45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⟦r200⟧</w:t>
                  </w:r>
                </w:p>
                <w:p w14:paraId="60DAD269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200m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45C6F7E3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⟦r300⟧</w:t>
                  </w:r>
                </w:p>
                <w:p w14:paraId="7D208EF6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300m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651968DA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E65100"/>
                      <w:sz w:val="34"/>
                      <w:szCs w:val="34"/>
                    </w:rPr>
                    <w:t>⟦rmas⟧</w:t>
                  </w:r>
                </w:p>
                <w:p w14:paraId="1AD86C35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+300m</w:t>
                  </w:r>
                </w:p>
              </w:tc>
            </w:tr>
          </w:tbl>
          <w:p w14:paraId="01D76BE0" w14:textId="77777777" w:rsidR="00692E00" w:rsidDel="001733F5" w:rsidRDefault="00692E00" w:rsidP="002549F8">
            <w:pPr>
              <w:rPr>
                <w:del w:id="2" w:author="Practicante Inteligencia Col" w:date="2026-05-14T17:16:00Z" w16du:dateUtc="2026-05-14T22:16:00Z"/>
                <w:noProof/>
              </w:rPr>
            </w:pPr>
          </w:p>
          <w:p w14:paraId="40521192" w14:textId="77777777" w:rsidR="00692E00" w:rsidRDefault="00692E00" w:rsidP="002549F8">
            <w:pPr>
              <w:rPr>
                <w:noProof/>
              </w:rPr>
            </w:pPr>
          </w:p>
          <w:p w14:paraId="2F2DDFB7" w14:textId="77777777" w:rsidR="0028078B" w:rsidDel="0066574D" w:rsidRDefault="0028078B" w:rsidP="002549F8">
            <w:pPr>
              <w:rPr>
                <w:del w:id="3" w:author="Practicante Inteligencia Col" w:date="2026-05-14T17:14:00Z" w16du:dateUtc="2026-05-14T22:14:00Z"/>
                <w:noProof/>
              </w:rPr>
            </w:pPr>
          </w:p>
          <w:p w14:paraId="2778D36D" w14:textId="0213358E" w:rsidR="00692E00" w:rsidDel="0066574D" w:rsidRDefault="00F504EB" w:rsidP="002549F8">
            <w:pPr>
              <w:rPr>
                <w:del w:id="4" w:author="Practicante Inteligencia Col" w:date="2026-05-14T17:14:00Z" w16du:dateUtc="2026-05-14T22:14:00Z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35FA4AC0" wp14:editId="69E4286A">
                  <wp:simplePos x="0" y="0"/>
                  <wp:positionH relativeFrom="column">
                    <wp:posOffset>2735</wp:posOffset>
                  </wp:positionH>
                  <wp:positionV relativeFrom="paragraph">
                    <wp:posOffset>1465</wp:posOffset>
                  </wp:positionV>
                  <wp:extent cx="3066757" cy="2063310"/>
                  <wp:effectExtent l="0" t="0" r="635" b="0"/>
                  <wp:wrapNone/>
                  <wp:docPr id="13112409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4098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34" t="8817" r="12865" b="5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757" cy="2063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53CEB8" w14:textId="77777777" w:rsidR="00692E00" w:rsidDel="0066574D" w:rsidRDefault="00692E00" w:rsidP="002549F8">
            <w:pPr>
              <w:rPr>
                <w:del w:id="5" w:author="Practicante Inteligencia Col" w:date="2026-05-14T17:13:00Z" w16du:dateUtc="2026-05-14T22:13:00Z"/>
                <w:noProof/>
              </w:rPr>
            </w:pPr>
          </w:p>
          <w:p w14:paraId="672E45AE" w14:textId="77777777" w:rsidR="00692E00" w:rsidDel="00505484" w:rsidRDefault="00692E00" w:rsidP="002549F8">
            <w:pPr>
              <w:rPr>
                <w:del w:id="6" w:author="Practicante Inteligencia Col" w:date="2026-05-14T17:15:00Z" w16du:dateUtc="2026-05-14T22:15:00Z"/>
                <w:noProof/>
              </w:rPr>
            </w:pPr>
          </w:p>
          <w:p w14:paraId="75340012" w14:textId="77777777" w:rsidR="00692E00" w:rsidRDefault="00692E00" w:rsidP="002549F8">
            <w:pPr>
              <w:rPr>
                <w:noProof/>
              </w:rPr>
            </w:pPr>
          </w:p>
          <w:p w14:paraId="66F3A6E7" w14:textId="77777777" w:rsidR="00692E00" w:rsidRDefault="00692E00" w:rsidP="002549F8">
            <w:pPr>
              <w:rPr>
                <w:noProof/>
              </w:rPr>
            </w:pPr>
          </w:p>
          <w:p w14:paraId="2C56C935" w14:textId="77777777" w:rsidR="00692E00" w:rsidRDefault="00692E00" w:rsidP="002549F8">
            <w:pPr>
              <w:rPr>
                <w:noProof/>
              </w:rPr>
            </w:pPr>
          </w:p>
          <w:p w14:paraId="1871AF34" w14:textId="77777777" w:rsidR="00692E00" w:rsidRDefault="00692E00" w:rsidP="002549F8">
            <w:pPr>
              <w:rPr>
                <w:noProof/>
              </w:rPr>
            </w:pPr>
          </w:p>
          <w:p w14:paraId="5C5B132A" w14:textId="77777777" w:rsidR="00692E00" w:rsidRDefault="00692E00" w:rsidP="002549F8">
            <w:pPr>
              <w:rPr>
                <w:noProof/>
              </w:rPr>
            </w:pPr>
          </w:p>
          <w:p w14:paraId="2CFB11B8" w14:textId="77777777" w:rsidR="00692E00" w:rsidRDefault="00692E00" w:rsidP="002549F8">
            <w:pPr>
              <w:rPr>
                <w:noProof/>
              </w:rPr>
            </w:pPr>
          </w:p>
          <w:p w14:paraId="36E3830E" w14:textId="77777777" w:rsidR="00692E00" w:rsidRDefault="00692E00" w:rsidP="002549F8">
            <w:pPr>
              <w:rPr>
                <w:noProof/>
              </w:rPr>
            </w:pPr>
          </w:p>
          <w:p w14:paraId="5127874D" w14:textId="77777777" w:rsidR="00692E00" w:rsidRDefault="00692E00" w:rsidP="002549F8">
            <w:pPr>
              <w:tabs>
                <w:tab w:val="left" w:pos="2127"/>
                <w:tab w:val="left" w:pos="3566"/>
              </w:tabs>
              <w:rPr>
                <w:noProof/>
              </w:rPr>
            </w:pPr>
            <w:r>
              <w:rPr>
                <w:noProof/>
              </w:rPr>
              <w:tab/>
              <w:tab/>
            </w:r>
          </w:p>
          <w:p w14:paraId="747E7F4B" w14:textId="77777777" w:rsidR="00692E00" w:rsidRDefault="00692E00" w:rsidP="002549F8">
            <w:pPr>
              <w:tabs>
                <w:tab w:val="left" w:pos="3966"/>
              </w:tabs>
              <w:rPr>
                <w:noProof/>
              </w:rPr>
            </w:pPr>
            <w:r>
              <w:rPr>
                <w:noProof/>
              </w:rPr>
              <w:tab/>
            </w:r>
          </w:p>
          <w:p w14:paraId="33E656C9" w14:textId="77777777" w:rsidR="00692E00" w:rsidDel="00505484" w:rsidRDefault="00692E00" w:rsidP="002549F8">
            <w:pPr>
              <w:rPr>
                <w:del w:id="7" w:author="Practicante Inteligencia Col" w:date="2026-05-14T17:14:00Z" w16du:dateUtc="2026-05-14T22:14:00Z"/>
              </w:rPr>
            </w:pPr>
          </w:p>
          <w:p w14:paraId="269C1E49" w14:textId="77777777" w:rsidR="00692E00" w:rsidDel="00505484" w:rsidRDefault="00692E00" w:rsidP="002549F8">
            <w:pPr>
              <w:rPr>
                <w:del w:id="8" w:author="Practicante Inteligencia Col" w:date="2026-05-14T17:14:00Z" w16du:dateUtc="2026-05-14T22:14:00Z"/>
              </w:rPr>
            </w:pPr>
          </w:p>
          <w:p w14:paraId="4E429203" w14:textId="77777777" w:rsidR="00692E00" w:rsidDel="00505484" w:rsidRDefault="00692E00" w:rsidP="002549F8">
            <w:pPr>
              <w:rPr>
                <w:del w:id="9" w:author="Practicante Inteligencia Col" w:date="2026-05-14T17:14:00Z" w16du:dateUtc="2026-05-14T22:14:00Z"/>
              </w:rPr>
            </w:pPr>
          </w:p>
          <w:p w14:paraId="6AE85F78" w14:textId="77777777" w:rsidR="00692E00" w:rsidDel="00505484" w:rsidRDefault="00692E00" w:rsidP="002549F8">
            <w:pPr>
              <w:rPr>
                <w:del w:id="10" w:author="Practicante Inteligencia Col" w:date="2026-05-14T17:14:00Z" w16du:dateUtc="2026-05-14T22:14:00Z"/>
              </w:rPr>
            </w:pPr>
          </w:p>
          <w:p w14:paraId="6FA36B63" w14:textId="77777777" w:rsidR="00692E00" w:rsidDel="00505484" w:rsidRDefault="00692E00" w:rsidP="002549F8">
            <w:pPr>
              <w:rPr>
                <w:del w:id="11" w:author="Practicante Inteligencia Col" w:date="2026-05-14T17:14:00Z" w16du:dateUtc="2026-05-14T22:14:00Z"/>
              </w:rPr>
            </w:pPr>
          </w:p>
          <w:p w14:paraId="6B5BAB46" w14:textId="77777777" w:rsidR="00692E00" w:rsidRDefault="00692E00" w:rsidP="002549F8"/>
          <w:p w14:paraId="36C69571" w14:textId="77777777" w:rsidR="00692E00" w:rsidRDefault="00692E00" w:rsidP="002549F8"/>
        </w:tc>
      </w:tr>
    </w:tbl>
    <w:p w14:paraId="25E24C70" w14:textId="77777777" w:rsidR="00692E00" w:rsidRDefault="00692E00" w:rsidP="00692E00">
      <w:pPr>
        <w:pBdr>
          <w:bottom w:val="single" w:sz="6" w:space="2" w:color="CC0000"/>
        </w:pBdr>
        <w:spacing w:before="280" w:after="120"/>
      </w:pPr>
      <w:r>
        <w:rPr>
          <w:b/>
          <w:bCs/>
          <w:color w:val="CC0000"/>
          <w:sz w:val="26"/>
          <w:szCs w:val="26"/>
        </w:rPr>
        <w:t>Alternativa de Compra (Si no fuera OXXO)</w:t>
      </w:r>
    </w:p>
    <w:p w14:paraId="759B3156" w14:textId="77777777" w:rsidR="00692E00" w:rsidRDefault="00692E00" w:rsidP="00692E00">
      <w:pPr>
        <w:spacing w:before="100" w:after="80"/>
      </w:pP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1363"/>
        <w:gridCol w:w="3360"/>
        <w:gridCol w:w="4066"/>
      </w:tblGrid>
      <w:tr w:rsidR="00692E00" w14:paraId="470C9CDB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A97A" w14:textId="77777777" w:rsidR="00692E00" w:rsidRDefault="00692E00" w:rsidP="002549F8">
            <w:r>
              <w:rPr>
                <w:b/>
                <w:bCs/>
                <w:color w:val="FFFFFF"/>
              </w:rPr>
              <w:t>Competidor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8343" w14:textId="77777777" w:rsidR="00692E00" w:rsidRDefault="00692E00" w:rsidP="002549F8">
            <w:pPr>
              <w:jc w:val="center"/>
            </w:pPr>
            <w:r>
              <w:rPr>
                <w:b/>
                <w:bCs/>
                <w:color w:val="FFFFFF"/>
              </w:rPr>
              <w:t>Respuestas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884C" w14:textId="77777777" w:rsidR="00692E00" w:rsidRDefault="00692E00" w:rsidP="002549F8">
            <w:pPr>
              <w:jc w:val="center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6EC1" w14:textId="77777777" w:rsidR="00692E00" w:rsidRDefault="00692E00" w:rsidP="002549F8">
            <w:r>
              <w:rPr>
                <w:b/>
                <w:bCs/>
                <w:color w:val="FFFFFF"/>
              </w:rPr>
              <w:t>Participación</w:t>
            </w:r>
          </w:p>
        </w:tc>
      </w:tr>
      <w:tr w:rsidR="00692E00" w14:paraId="543EAFB9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66FB" w14:textId="1DE5AF27" w:rsidR="00692E00" w:rsidRDefault="00473E07" w:rsidP="002549F8">
            <w:r>
              <w:t>⟦alt1_lbl⟧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9AD4" w14:textId="5669B2B0" w:rsidR="00692E00" w:rsidRDefault="00284BB2" w:rsidP="002549F8">
            <w:pPr>
              <w:jc w:val="center"/>
            </w:pPr>
            <w:r>
              <w:t>⟦alt1_n⟧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8338" w14:textId="3CEA3546" w:rsidR="00692E00" w:rsidRDefault="00692E00" w:rsidP="002549F8">
            <w:pPr>
              <w:jc w:val="center"/>
            </w:pPr>
            <w:r>
              <w:rPr>
                <w:color w:val="CC0000"/>
              </w:rPr>
              <w:t>⟦alt1_p⟧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CAC4" w14:textId="4334F4E9" w:rsidR="00692E00" w:rsidRDefault="00692E00" w:rsidP="002549F8">
            <w:r>
              <w:rPr>
                <w:color w:val="CC0000"/>
                <w:sz w:val="18"/>
                <w:szCs w:val="18"/>
              </w:rPr>
              <w:t>⟦alt1_bar⟧</w:t>
            </w:r>
          </w:p>
        </w:tc>
      </w:tr>
      <w:tr w:rsidR="00692E00" w14:paraId="0FE7B45E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22FA" w14:textId="56CFB32F" w:rsidR="00692E00" w:rsidRDefault="00473E07" w:rsidP="002549F8">
            <w:r>
              <w:t>⟦alt2_lbl⟧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9155" w14:textId="2B5354AA" w:rsidR="00692E00" w:rsidRDefault="00284BB2" w:rsidP="002549F8">
            <w:pPr>
              <w:jc w:val="center"/>
            </w:pPr>
            <w:r>
              <w:t>⟦alt2_n⟧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52C7" w14:textId="7DB32C3E" w:rsidR="00692E00" w:rsidRDefault="00821147" w:rsidP="002549F8">
            <w:pPr>
              <w:jc w:val="center"/>
            </w:pPr>
            <w:r>
              <w:rPr>
                <w:color w:val="CC0000"/>
              </w:rPr>
              <w:t>⟦alt2_p⟧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8186" w14:textId="19A97C9E" w:rsidR="00692E00" w:rsidRDefault="00692E00" w:rsidP="002549F8">
            <w:r>
              <w:rPr>
                <w:color w:val="CC0000"/>
                <w:sz w:val="18"/>
                <w:szCs w:val="18"/>
              </w:rPr>
              <w:t>⟦alt2_bar⟧</w:t>
            </w:r>
          </w:p>
        </w:tc>
      </w:tr>
      <w:tr w:rsidR="00692E00" w14:paraId="0660490C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46F3" w14:textId="0597FA58" w:rsidR="00692E00" w:rsidRDefault="00284BB2" w:rsidP="002549F8">
            <w:r>
              <w:t>⟦alt3_lbl⟧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B916" w14:textId="3698316C" w:rsidR="00692E00" w:rsidRDefault="00284BB2" w:rsidP="002549F8">
            <w:pPr>
              <w:jc w:val="center"/>
            </w:pPr>
            <w:r>
              <w:t>⟦alt3_n⟧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4E8B" w14:textId="08257567" w:rsidR="00692E00" w:rsidRDefault="00821147" w:rsidP="002549F8">
            <w:pPr>
              <w:jc w:val="center"/>
            </w:pPr>
            <w:r>
              <w:rPr>
                <w:color w:val="CC0000"/>
              </w:rPr>
              <w:t>⟦alt3_p⟧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0444" w14:textId="77777777" w:rsidR="00692E00" w:rsidRDefault="00692E00" w:rsidP="002549F8">
            <w:r>
              <w:rPr>
                <w:color w:val="CC0000"/>
                <w:sz w:val="18"/>
                <w:szCs w:val="18"/>
              </w:rPr>
              <w:t>⟦alt3_bar⟧</w:t>
            </w:r>
          </w:p>
        </w:tc>
      </w:tr>
      <w:tr w:rsidR="00692E00" w14:paraId="01E29492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0882" w14:textId="10CE93DE" w:rsidR="00692E00" w:rsidRDefault="00284BB2" w:rsidP="002549F8">
            <w:r>
              <w:t>⟦alt4_lbl⟧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3114" w14:textId="0CF68492" w:rsidR="00692E00" w:rsidRDefault="00692E00" w:rsidP="002549F8">
            <w:pPr>
              <w:jc w:val="center"/>
            </w:pPr>
            <w:r>
              <w:t>⟦alt4_n⟧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9B89" w14:textId="7868A36E" w:rsidR="00692E00" w:rsidRDefault="00821147" w:rsidP="002549F8">
            <w:pPr>
              <w:jc w:val="center"/>
            </w:pPr>
            <w:r>
              <w:rPr>
                <w:color w:val="CC0000"/>
              </w:rPr>
              <w:t>⟦alt4_p⟧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DDB7" w14:textId="2A576720" w:rsidR="00692E00" w:rsidRDefault="00692E00" w:rsidP="002549F8">
            <w:r>
              <w:rPr>
                <w:color w:val="CC0000"/>
                <w:sz w:val="18"/>
                <w:szCs w:val="18"/>
              </w:rPr>
              <w:t>⟦alt4_bar⟧</w:t>
            </w:r>
          </w:p>
        </w:tc>
      </w:tr>
      <w:tr w:rsidR="00692E00" w14:paraId="01E29492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0882" w14:textId="10CE93DE" w:rsidR="00692E00" w:rsidRDefault="00284BB2" w:rsidP="002549F8">
            <w:r>
              <w:t>⟦alt5_lbl⟧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3114" w14:textId="0CF68492" w:rsidR="00692E00" w:rsidRDefault="00692E00" w:rsidP="002549F8">
            <w:pPr>
              <w:jc w:val="center"/>
            </w:pPr>
            <w:r>
              <w:t>⟦alt5_n⟧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9B89" w14:textId="7868A36E" w:rsidR="00692E00" w:rsidRDefault="00821147" w:rsidP="002549F8">
            <w:pPr>
              <w:jc w:val="center"/>
            </w:pPr>
            <w:r>
              <w:rPr>
                <w:color w:val="CC0000"/>
              </w:rPr>
              <w:t>⟦alt5_p⟧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DDB7" w14:textId="2A576720" w:rsidR="00692E00" w:rsidRDefault="00692E00" w:rsidP="002549F8">
            <w:r>
              <w:rPr>
                <w:color w:val="CC0000"/>
                <w:sz w:val="18"/>
                <w:szCs w:val="18"/>
              </w:rPr>
              <w:t>⟦alt5_bar⟧</w:t>
            </w:r>
          </w:p>
        </w:tc>
      </w:tr>
      <w:tr w:rsidR="00692E00" w14:paraId="01E29492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0882" w14:textId="10CE93DE" w:rsidR="00692E00" w:rsidRDefault="00284BB2" w:rsidP="002549F8">
            <w:r>
              <w:t>⟦alt6_lbl⟧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3114" w14:textId="0CF68492" w:rsidR="00692E00" w:rsidRDefault="00692E00" w:rsidP="002549F8">
            <w:pPr>
              <w:jc w:val="center"/>
            </w:pPr>
            <w:r>
              <w:t>⟦alt6_n⟧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9B89" w14:textId="7868A36E" w:rsidR="00692E00" w:rsidRDefault="00821147" w:rsidP="002549F8">
            <w:pPr>
              <w:jc w:val="center"/>
            </w:pPr>
            <w:r>
              <w:rPr>
                <w:color w:val="CC0000"/>
              </w:rPr>
              <w:t>⟦alt6_p⟧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DDB7" w14:textId="2A576720" w:rsidR="00692E00" w:rsidRDefault="00692E00" w:rsidP="002549F8">
            <w:r>
              <w:rPr>
                <w:color w:val="CC0000"/>
                <w:sz w:val="18"/>
                <w:szCs w:val="18"/>
              </w:rPr>
              <w:t>⟦alt6_bar⟧</w:t>
            </w:r>
          </w:p>
        </w:tc>
      </w:tr>
    </w:tbl>
    <w:p w14:paraId="6C6A4568" w14:textId="50EB28F6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  <w:r>
        <w:rPr>
          <w:i/>
          <w:iCs/>
          <w:sz w:val="22"/>
          <w:szCs w:val="22"/>
        </w:rPr>
        <w:t xml:space="preserve">⟦alt_nota⟧</w:t>
      </w:r>
    </w:p>
    <w:p w14:paraId="43F5929B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</w:p>
    <w:p w14:paraId="3F061D66" w14:textId="1523C0C5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  <w:r>
        <w:rPr>
          <w:b/>
          <w:bCs/>
          <w:color w:val="CC0000"/>
          <w:sz w:val="26"/>
          <w:szCs w:val="26"/>
        </w:rPr>
        <w:t xml:space="preserve">Isócrona de influencia </w:t>
      </w:r>
      <w:r>
        <w:rPr>
          <w:b/>
          <w:bCs/>
          <w:noProof/>
          <w:color w:val="CC0000"/>
          <w:sz w:val="26"/>
          <w:szCs w:val="26"/>
        </w:rPr>
        <w:drawing>
          <wp:anchor distT="0" distB="0" distL="114300" distR="114300" simplePos="0" relativeHeight="251658242" behindDoc="1" locked="0" layoutInCell="1" allowOverlap="1" wp14:anchorId="17A70602" wp14:editId="57D7E613">
            <wp:simplePos x="0" y="0"/>
            <wp:positionH relativeFrom="column">
              <wp:posOffset>-3175</wp:posOffset>
            </wp:positionH>
            <wp:positionV relativeFrom="paragraph">
              <wp:posOffset>293370</wp:posOffset>
            </wp:positionV>
            <wp:extent cx="6038215" cy="3186430"/>
            <wp:effectExtent l="0" t="0" r="635" b="0"/>
            <wp:wrapNone/>
            <wp:docPr id="144699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56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2AAC5" w14:textId="10A2410B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AE5159A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1970C87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44A296AA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7ECA8C1F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18BA2BF2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0ED7257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1E1D12B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437E23CE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514877F7" w14:textId="77777777" w:rsidR="00CD5D10" w:rsidRDefault="00CD5D1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59306050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2FEBCC08" w14:textId="77777777" w:rsidR="00692E00" w:rsidRPr="004A26D5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</w:p>
    <w:p w14:paraId="03FF2920" w14:textId="77777777" w:rsidR="00692E00" w:rsidRPr="003A53E6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  <w:r>
        <w:rPr>
          <w:b/>
          <w:bCs/>
          <w:color w:val="CC0000"/>
          <w:sz w:val="26"/>
          <w:szCs w:val="26"/>
        </w:rPr>
        <w:lastRenderedPageBreak/>
        <w:t xml:space="preserve">Insights Clave</w:t>
      </w:r>
    </w:p>
    <w:tbl>
      <w:tblPr>
        <w:tblpPr w:leftFromText="141" w:rightFromText="141" w:vertAnchor="text" w:horzAnchor="margin" w:tblpXSpec="center" w:tblpY="55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9828"/>
      </w:tblGrid>
      <w:tr w:rsidR="00692E00" w14:paraId="0D936039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ED95869" w14:textId="77777777" w:rsidR="00692E00" w:rsidRDefault="00692E00" w:rsidP="002549F8">
            <w:pPr>
              <w:jc w:val="center"/>
            </w:pPr>
          </w:p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5B73894C" w14:textId="7D334E95" w:rsidR="00C218D1" w:rsidRDefault="00C218D1" w:rsidP="002549F8">
            <w:pPr>
              <w:rPr>
                <w:b/>
                <w:bCs/>
                <w:i/>
                <w:iCs/>
                <w:color w:val="CC0000"/>
              </w:rPr>
            </w:pPr>
            <w:r>
              <w:rPr>
                <w:b/>
                <w:bCs/>
                <w:i/>
                <w:iCs/>
                <w:color w:val="CC0000"/>
              </w:rPr>
              <w:t xml:space="preserve">⟦ins1_tit⟧</w:t>
            </w:r>
          </w:p>
          <w:p w14:paraId="508F0CC0" w14:textId="77777777" w:rsidR="00B878B9" w:rsidRDefault="00E92125" w:rsidP="002549F8">
            <w:pPr>
              <w:rPr>
                <w:i/>
                <w:iCs/>
                <w:color w:val="333333"/>
                <w:sz w:val="19"/>
                <w:szCs w:val="19"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⟦ins1_p1⟧</w:t>
            </w:r>
          </w:p>
          <w:p w14:paraId="5BE8D07E" w14:textId="796CE5FA" w:rsidR="00692E00" w:rsidRPr="002504DD" w:rsidRDefault="00B878B9" w:rsidP="002549F8">
            <w:pPr>
              <w:rPr>
                <w:i/>
                <w:iCs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>⟦ins1_p2⟧</w:t>
            </w:r>
          </w:p>
        </w:tc>
      </w:tr>
      <w:tr w:rsidR="00692E00" w14:paraId="6681856D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9DF1424" w14:textId="77777777" w:rsidR="00692E00" w:rsidRDefault="00692E00" w:rsidP="002549F8">
            <w:pPr>
              <w:jc w:val="center"/>
            </w:pPr>
          </w:p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2E149414" w14:textId="77777777" w:rsidR="00692E00" w:rsidRPr="002504DD" w:rsidRDefault="00692E00" w:rsidP="002549F8">
            <w:pPr>
              <w:rPr>
                <w:i/>
                <w:iCs/>
                <w:sz w:val="19"/>
                <w:szCs w:val="19"/>
              </w:rPr>
            </w:pPr>
          </w:p>
        </w:tc>
      </w:tr>
      <w:tr w:rsidR="00692E00" w14:paraId="1A2F6CFF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1E88F5A" w14:textId="77777777" w:rsidR="00692E00" w:rsidRDefault="00692E00" w:rsidP="002549F8">
            <w:pPr>
              <w:jc w:val="center"/>
            </w:pPr>
          </w:p>
          <w:p w14:paraId="21D020A0" w14:textId="77777777" w:rsidR="00692E00" w:rsidRDefault="00692E00" w:rsidP="002549F8">
            <w:pPr>
              <w:jc w:val="center"/>
            </w:pPr>
          </w:p>
          <w:p w14:paraId="4880650E" w14:textId="77777777" w:rsidR="00692E00" w:rsidRDefault="00692E00" w:rsidP="002549F8">
            <w:pPr>
              <w:jc w:val="center"/>
            </w:pPr>
          </w:p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07AA572F" w14:textId="77777777" w:rsidR="005B098A" w:rsidRDefault="005B098A" w:rsidP="002549F8">
            <w:pPr>
              <w:rPr>
                <w:b/>
                <w:bCs/>
                <w:i/>
                <w:iCs/>
                <w:color w:val="CC0000"/>
              </w:rPr>
            </w:pPr>
            <w:r>
              <w:rPr>
                <w:b/>
                <w:bCs/>
                <w:i/>
                <w:iCs/>
                <w:color w:val="CC0000"/>
              </w:rPr>
              <w:t>⟦ins2_tit⟧</w:t>
            </w:r>
          </w:p>
          <w:p w14:paraId="338B1F13" w14:textId="40586E33" w:rsidR="00692E00" w:rsidRDefault="002B0023" w:rsidP="002549F8">
            <w:pPr>
              <w:rPr>
                <w:i/>
                <w:iCs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⟦ins2_p1⟧</w:t>
            </w:r>
          </w:p>
          <w:p w14:paraId="7B33FD61" w14:textId="77777777" w:rsidR="00692E00" w:rsidRDefault="00692E00" w:rsidP="002549F8">
            <w:pPr>
              <w:rPr>
                <w:i/>
                <w:iCs/>
              </w:rPr>
            </w:pPr>
          </w:p>
          <w:p w14:paraId="20DD78ED" w14:textId="77777777" w:rsidR="002B0023" w:rsidRDefault="002B0023" w:rsidP="002549F8">
            <w:pPr>
              <w:rPr>
                <w:i/>
                <w:iCs/>
              </w:rPr>
            </w:pPr>
          </w:p>
          <w:p w14:paraId="2E95DA2C" w14:textId="06B6D4E4" w:rsidR="00960F62" w:rsidRDefault="00960F62" w:rsidP="002549F8">
            <w:pPr>
              <w:rPr>
                <w:b/>
                <w:bCs/>
                <w:i/>
                <w:iCs/>
                <w:color w:val="CC0000"/>
              </w:rPr>
            </w:pPr>
            <w:r>
              <w:rPr>
                <w:b/>
                <w:bCs/>
                <w:i/>
                <w:iCs/>
                <w:color w:val="CC0000"/>
              </w:rPr>
              <w:t>⟦ins3_tit⟧</w:t>
            </w:r>
          </w:p>
          <w:p w14:paraId="6CDDF5E6" w14:textId="31F1076E" w:rsidR="00692E00" w:rsidRPr="002504DD" w:rsidRDefault="00001B09" w:rsidP="002549F8">
            <w:pPr>
              <w:rPr>
                <w:i/>
                <w:iCs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⟦ins3_p1⟧</w:t>
            </w:r>
          </w:p>
        </w:tc>
      </w:tr>
      <w:tr w:rsidR="00692E00" w14:paraId="6617CB56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875309B" w14:textId="77777777" w:rsidR="00692E00" w:rsidRDefault="00692E00" w:rsidP="002549F8"/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32D6661A" w14:textId="77777777" w:rsidR="00692E00" w:rsidRDefault="00692E00" w:rsidP="002549F8"/>
        </w:tc>
      </w:tr>
    </w:tbl>
    <w:p w14:paraId="39E07E8E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</w:p>
    <w:p w14:paraId="7463DF08" w14:textId="77777777" w:rsidR="00692E00" w:rsidRDefault="00692E00" w:rsidP="00692E00">
      <w:pPr>
        <w:pBdr>
          <w:bottom w:val="single" w:sz="6" w:space="2" w:color="CC0000"/>
        </w:pBdr>
        <w:spacing w:before="280" w:after="120"/>
      </w:pPr>
      <w:r>
        <w:rPr>
          <w:b/>
          <w:bCs/>
          <w:color w:val="CC0000"/>
          <w:sz w:val="26"/>
          <w:szCs w:val="26"/>
        </w:rPr>
        <w:t>Registro Fotográfico</w:t>
      </w:r>
    </w:p>
    <w:p w14:paraId="367020C1" w14:textId="77777777" w:rsidR="00692E00" w:rsidRDefault="00692E00" w:rsidP="00692E00">
      <w:pPr>
        <w:spacing w:before="100" w:after="80"/>
      </w:pPr>
    </w:p>
    <w:p w14:paraId="06A566DB" w14:textId="77777777" w:rsidR="00692E00" w:rsidRDefault="00692E00" w:rsidP="00692E00">
      <w:pPr>
        <w:spacing w:before="100" w:after="80"/>
      </w:pPr>
    </w:p>
    <w:tbl>
      <w:tblPr>
        <w:tblW w:w="12660" w:type="dxa"/>
        <w:tblInd w:w="-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2"/>
        <w:gridCol w:w="26"/>
        <w:gridCol w:w="8950"/>
      </w:tblGrid>
      <w:tr w:rsidR="00692E00" w14:paraId="1B6AA0CF" w14:textId="77777777" w:rsidTr="002549F8">
        <w:trPr>
          <w:trHeight w:val="4303"/>
        </w:trPr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BBF513B" w14:textId="034B84DA" w:rsidR="00E5291D" w:rsidRPr="00E5291D" w:rsidRDefault="00E5291D" w:rsidP="00E5291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2E6AAD" wp14:editId="3633B07D">
                  <wp:extent cx="3760760" cy="2544417"/>
                  <wp:effectExtent l="0" t="0" r="0" b="8890"/>
                  <wp:docPr id="69828771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8915" cy="2563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791C3" w14:textId="4EC73AFA" w:rsidR="00692E00" w:rsidRPr="00DF6107" w:rsidRDefault="00692E00" w:rsidP="002549F8">
            <w:pPr>
              <w:jc w:val="center"/>
              <w:rPr>
                <w:noProof/>
              </w:rPr>
            </w:pPr>
          </w:p>
          <w:p w14:paraId="2A4FB424" w14:textId="77777777" w:rsidR="00692E00" w:rsidRPr="00B95FA9" w:rsidRDefault="00692E00" w:rsidP="002549F8">
            <w:pPr>
              <w:jc w:val="center"/>
              <w:rPr>
                <w:noProof/>
              </w:rPr>
            </w:pPr>
          </w:p>
          <w:p w14:paraId="4EBE9BCC" w14:textId="77777777" w:rsidR="00692E00" w:rsidRPr="00DB04BC" w:rsidRDefault="00692E00" w:rsidP="002549F8">
            <w:pPr>
              <w:jc w:val="center"/>
            </w:pPr>
          </w:p>
          <w:p w14:paraId="016BCF55" w14:textId="77777777" w:rsidR="00692E00" w:rsidRDefault="00692E00" w:rsidP="002549F8">
            <w:pPr>
              <w:jc w:val="center"/>
            </w:pPr>
          </w:p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DAAC6" w14:textId="77777777" w:rsidR="00692E00" w:rsidRDefault="00692E00" w:rsidP="002549F8"/>
        </w:tc>
        <w:tc>
          <w:tcPr>
            <w:tcW w:w="6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2BAB14C4" w14:textId="3D487165" w:rsidR="00CE630F" w:rsidRPr="00CE630F" w:rsidRDefault="00CE630F" w:rsidP="00CE630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7B8506" wp14:editId="69A9E7EF">
                  <wp:extent cx="5612130" cy="2568271"/>
                  <wp:effectExtent l="0" t="0" r="7620" b="3810"/>
                  <wp:docPr id="96754999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720" cy="257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D3EED" w14:textId="430D0B69" w:rsidR="00692E00" w:rsidRPr="00590724" w:rsidRDefault="00692E00" w:rsidP="002549F8">
            <w:pPr>
              <w:jc w:val="center"/>
              <w:rPr>
                <w:noProof/>
              </w:rPr>
            </w:pPr>
          </w:p>
          <w:p w14:paraId="02B3FD01" w14:textId="77777777" w:rsidR="00692E00" w:rsidRPr="00737320" w:rsidRDefault="00692E00" w:rsidP="002549F8">
            <w:pPr>
              <w:jc w:val="center"/>
              <w:rPr>
                <w:noProof/>
              </w:rPr>
            </w:pPr>
          </w:p>
          <w:p w14:paraId="4DFDC490" w14:textId="77777777" w:rsidR="00692E00" w:rsidRDefault="00692E00" w:rsidP="002549F8">
            <w:pPr>
              <w:jc w:val="center"/>
            </w:pPr>
          </w:p>
        </w:tc>
      </w:tr>
    </w:tbl>
    <w:p w14:paraId="64A7DD2B" w14:textId="77777777" w:rsidR="00692E00" w:rsidRDefault="00692E00" w:rsidP="00692E00"/>
    <w:p w14:paraId="046E773E" w14:textId="77777777" w:rsidR="0025795F" w:rsidRDefault="0025795F"/>
    <w:sectPr w:rsidR="0025795F" w:rsidSect="00692E00">
      <w:footerReference w:type="even" r:id="rId12"/>
      <w:footerReference w:type="defaul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C2FF" w14:textId="77777777" w:rsidR="00BA432E" w:rsidRDefault="00BA432E" w:rsidP="00692E00">
      <w:r>
        <w:separator/>
      </w:r>
    </w:p>
  </w:endnote>
  <w:endnote w:type="continuationSeparator" w:id="0">
    <w:p w14:paraId="393A2E8B" w14:textId="77777777" w:rsidR="00BA432E" w:rsidRDefault="00BA432E" w:rsidP="0069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0B8A" w14:textId="58A52763" w:rsidR="00804DB4" w:rsidRDefault="00692E0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2E4F421" wp14:editId="415573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45440"/>
              <wp:effectExtent l="0" t="0" r="16510" b="0"/>
              <wp:wrapNone/>
              <wp:docPr id="668358151" name="Cuadro de texto 2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83DA9" w14:textId="1A225629" w:rsidR="00692E00" w:rsidRPr="00692E00" w:rsidRDefault="00692E00" w:rsidP="00692E0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2E0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4F4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OXXO | Uso Interno" style="position:absolute;margin-left:0;margin-top:0;width:82.7pt;height:27.2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" filled="f" stroked="f">
              <v:textbox style="mso-fit-shape-to-text:t" inset="0,0,0,15pt">
                <w:txbxContent>
                  <w:p w14:paraId="3FB83DA9" w14:textId="1A225629" w:rsidR="00692E00" w:rsidRPr="00692E00" w:rsidRDefault="00692E00" w:rsidP="00692E0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2E00">
                      <w:rPr>
                        <w:rFonts w:ascii="Aptos" w:eastAsia="Aptos" w:hAnsi="Aptos" w:cs="Aptos"/>
                        <w:noProof/>
                        <w:color w:val="00000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CBFD" w14:textId="7CE4BA5C" w:rsidR="00804DB4" w:rsidRDefault="00692E0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DCE437F" wp14:editId="464B1E97">
              <wp:simplePos x="1081377" y="946205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45440"/>
              <wp:effectExtent l="0" t="0" r="16510" b="0"/>
              <wp:wrapNone/>
              <wp:docPr id="398322514" name="Cuadro de texto 3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514CA7" w14:textId="7FF66E31" w:rsidR="00692E00" w:rsidRPr="00692E00" w:rsidRDefault="00692E00" w:rsidP="00692E0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2E0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E437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OXXO | Uso Interno" style="position:absolute;margin-left:0;margin-top:0;width:82.7pt;height:27.2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" filled="f" stroked="f">
              <v:textbox style="mso-fit-shape-to-text:t" inset="0,0,0,15pt">
                <w:txbxContent>
                  <w:p w14:paraId="2E514CA7" w14:textId="7FF66E31" w:rsidR="00692E00" w:rsidRPr="00692E00" w:rsidRDefault="00692E00" w:rsidP="00692E0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2E00">
                      <w:rPr>
                        <w:rFonts w:ascii="Aptos" w:eastAsia="Aptos" w:hAnsi="Aptos" w:cs="Aptos"/>
                        <w:noProof/>
                        <w:color w:val="00000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6CF4" w14:textId="1570D1D8" w:rsidR="00804DB4" w:rsidRDefault="00692E0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2EFD39" wp14:editId="210F38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45440"/>
              <wp:effectExtent l="0" t="0" r="16510" b="0"/>
              <wp:wrapNone/>
              <wp:docPr id="2118519665" name="Cuadro de texto 1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DDF65" w14:textId="6FE011A9" w:rsidR="00692E00" w:rsidRPr="00692E00" w:rsidRDefault="00692E00" w:rsidP="00692E0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2E0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EFD3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OXXO | Uso Interno" style="position:absolute;margin-left:0;margin-top:0;width:82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" filled="f" stroked="f">
              <v:textbox style="mso-fit-shape-to-text:t" inset="0,0,0,15pt">
                <w:txbxContent>
                  <w:p w14:paraId="792DDF65" w14:textId="6FE011A9" w:rsidR="00692E00" w:rsidRPr="00692E00" w:rsidRDefault="00692E00" w:rsidP="00692E0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2E00">
                      <w:rPr>
                        <w:rFonts w:ascii="Aptos" w:eastAsia="Aptos" w:hAnsi="Aptos" w:cs="Aptos"/>
                        <w:noProof/>
                        <w:color w:val="00000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05C5" w14:textId="77777777" w:rsidR="00BA432E" w:rsidRDefault="00BA432E" w:rsidP="00692E00">
      <w:r>
        <w:separator/>
      </w:r>
    </w:p>
  </w:footnote>
  <w:footnote w:type="continuationSeparator" w:id="0">
    <w:p w14:paraId="58422C59" w14:textId="77777777" w:rsidR="00BA432E" w:rsidRDefault="00BA432E" w:rsidP="00692E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cticante Inteligencia Col">
    <w15:presenceInfo w15:providerId="AD" w15:userId="S::Pra.inteligencia3@oxxo.com::00048f3e-dd35-42ae-834a-c93a6c9c54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00"/>
    <w:rsid w:val="00001B09"/>
    <w:rsid w:val="00025EC4"/>
    <w:rsid w:val="000626D6"/>
    <w:rsid w:val="000C5360"/>
    <w:rsid w:val="000D164F"/>
    <w:rsid w:val="001003E0"/>
    <w:rsid w:val="001402BD"/>
    <w:rsid w:val="001525A2"/>
    <w:rsid w:val="00204C3A"/>
    <w:rsid w:val="002069AB"/>
    <w:rsid w:val="002549F8"/>
    <w:rsid w:val="0025795F"/>
    <w:rsid w:val="0028078B"/>
    <w:rsid w:val="00284BB2"/>
    <w:rsid w:val="00285157"/>
    <w:rsid w:val="002B0023"/>
    <w:rsid w:val="00334BAC"/>
    <w:rsid w:val="00342705"/>
    <w:rsid w:val="003C2F40"/>
    <w:rsid w:val="003F027D"/>
    <w:rsid w:val="004121F4"/>
    <w:rsid w:val="00425FA7"/>
    <w:rsid w:val="0042615C"/>
    <w:rsid w:val="00473E07"/>
    <w:rsid w:val="004765A3"/>
    <w:rsid w:val="004A6031"/>
    <w:rsid w:val="004C6CDD"/>
    <w:rsid w:val="004F0DDF"/>
    <w:rsid w:val="00501C8B"/>
    <w:rsid w:val="00520C2F"/>
    <w:rsid w:val="005B098A"/>
    <w:rsid w:val="00692E00"/>
    <w:rsid w:val="006D0EAA"/>
    <w:rsid w:val="006D1AA2"/>
    <w:rsid w:val="006D2A8F"/>
    <w:rsid w:val="007527AB"/>
    <w:rsid w:val="00755615"/>
    <w:rsid w:val="00804DB4"/>
    <w:rsid w:val="00821147"/>
    <w:rsid w:val="00831772"/>
    <w:rsid w:val="00960F62"/>
    <w:rsid w:val="009728B7"/>
    <w:rsid w:val="009D747E"/>
    <w:rsid w:val="00A05077"/>
    <w:rsid w:val="00A1337A"/>
    <w:rsid w:val="00A366E2"/>
    <w:rsid w:val="00A40707"/>
    <w:rsid w:val="00A63D4E"/>
    <w:rsid w:val="00B878B9"/>
    <w:rsid w:val="00BA432E"/>
    <w:rsid w:val="00C218D1"/>
    <w:rsid w:val="00CC53BA"/>
    <w:rsid w:val="00CD5D10"/>
    <w:rsid w:val="00CE630F"/>
    <w:rsid w:val="00D43BBD"/>
    <w:rsid w:val="00DC47C6"/>
    <w:rsid w:val="00DE1365"/>
    <w:rsid w:val="00E27BE0"/>
    <w:rsid w:val="00E5291D"/>
    <w:rsid w:val="00E92125"/>
    <w:rsid w:val="00EB058D"/>
    <w:rsid w:val="00EC6065"/>
    <w:rsid w:val="00F43703"/>
    <w:rsid w:val="00F4496C"/>
    <w:rsid w:val="00F504EB"/>
    <w:rsid w:val="00FC2068"/>
    <w:rsid w:val="00FC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727A"/>
  <w15:chartTrackingRefBased/>
  <w15:docId w15:val="{E9C42CC6-2067-4215-BCF7-678E79CB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E0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E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E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E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E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E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E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E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E00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92E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2E00"/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semiHidden/>
    <w:unhideWhenUsed/>
    <w:rsid w:val="00204C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04C3A"/>
    <w:rPr>
      <w:rFonts w:ascii="Arial" w:eastAsia="Arial" w:hAnsi="Arial" w:cs="Arial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c64559-49c6-47cf-865f-da0233616f0f}" enabled="1" method="Standard" siteId="{66f9ab85-de1a-40d4-b7bb-21565ad57c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Inteligencia Col</dc:creator>
  <cp:keywords/>
  <dc:description/>
  <cp:lastModifiedBy>Practicante Inteligencia Col</cp:lastModifiedBy>
  <cp:revision>2</cp:revision>
  <dcterms:created xsi:type="dcterms:W3CDTF">2026-08-05T19:44:00Z</dcterms:created>
  <dcterms:modified xsi:type="dcterms:W3CDTF">2026-08-05T19:44:00Z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7e460b71,27d65607,17bdeb52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OXXO | Uso Interno</vt:lpwstr>
  </property>
</Properties>
</file>