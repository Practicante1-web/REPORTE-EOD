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920"/>
        <w:tblW w:w="98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3"/>
        <w:gridCol w:w="655"/>
        <w:gridCol w:w="655"/>
        <w:gridCol w:w="3820"/>
      </w:tblGrid>
      <w:tr w:rsidR="00692E00" w14:paraId="42C695FD" w14:textId="77777777" w:rsidTr="002549F8">
        <w:tc>
          <w:tcPr>
            <w:tcW w:w="5691" w:type="dxa"/>
            <w:gridSpan w:val="3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CC0000"/>
            <w:tcMar>
              <w:top w:w="220" w:type="dxa"/>
              <w:left w:w="320" w:type="dxa"/>
              <w:bottom w:w="220" w:type="dxa"/>
              <w:right w:w="200" w:type="dxa"/>
            </w:tcMar>
            <w:vAlign w:val="center"/>
          </w:tcPr>
          <w:p w14:paraId="4C96557B" w14:textId="77777777" w:rsidR="00692E00" w:rsidRDefault="00692E00" w:rsidP="002549F8">
            <w:pPr>
              <w:rPr>
                <w:b/>
                <w:bCs/>
                <w:color w:val="FFCCCC"/>
              </w:rPr>
            </w:pPr>
            <w:bookmarkStart w:id="0" w:name="_Hlk227578133"/>
            <w:bookmarkEnd w:id="0"/>
            <w:r>
              <w:rPr>
                <w:b/>
                <w:bCs/>
                <w:color w:val="FFCCCC"/>
              </w:rPr>
              <w:t>REPORTE EOD</w:t>
            </w:r>
          </w:p>
          <w:p w14:paraId="3E5A3D9B" w14:textId="41B7329F" w:rsidR="00692E00" w:rsidRDefault="001003E0" w:rsidP="002549F8">
            <w:r>
              <w:rPr>
                <w:b/>
                <w:bCs/>
                <w:color w:val="FFFFFF"/>
                <w:sz w:val="44"/>
                <w:szCs w:val="44"/>
              </w:rPr>
              <w:t>Hippies Cra 7</w:t>
            </w:r>
          </w:p>
          <w:p w14:paraId="26FA28B2" w14:textId="77777777" w:rsidR="00692E00" w:rsidRDefault="00692E00" w:rsidP="002549F8">
            <w:r>
              <w:rPr>
                <w:color w:val="FFAAAA"/>
                <w:sz w:val="18"/>
                <w:szCs w:val="18"/>
              </w:rPr>
              <w:t xml:space="preserve">Estudio Origen-Destino | Bogotá, Colombia | Julio 2026</w:t>
            </w:r>
          </w:p>
        </w:tc>
        <w:tc>
          <w:tcPr>
            <w:tcW w:w="0" w:type="auto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CC000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078AE5" w14:textId="41CD864A" w:rsidR="004C6CDD" w:rsidRPr="004C6CDD" w:rsidRDefault="004C6CDD" w:rsidP="004C6CD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3FB981E" wp14:editId="519399EB">
                  <wp:simplePos x="0" y="0"/>
                  <wp:positionH relativeFrom="column">
                    <wp:posOffset>647065</wp:posOffset>
                  </wp:positionH>
                  <wp:positionV relativeFrom="paragraph">
                    <wp:posOffset>-58420</wp:posOffset>
                  </wp:positionV>
                  <wp:extent cx="1291590" cy="963295"/>
                  <wp:effectExtent l="0" t="0" r="1270" b="8255"/>
                  <wp:wrapNone/>
                  <wp:docPr id="896288711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1590" cy="963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F7EFC8" w14:textId="4A3A91E3" w:rsidR="00692E00" w:rsidRPr="00B02122" w:rsidRDefault="00692E00" w:rsidP="002549F8">
            <w:pPr>
              <w:jc w:val="center"/>
              <w:rPr>
                <w:noProof/>
              </w:rPr>
            </w:pPr>
          </w:p>
          <w:p w14:paraId="005FA0B9" w14:textId="77777777" w:rsidR="00692E00" w:rsidRDefault="00692E00" w:rsidP="002549F8">
            <w:pPr>
              <w:jc w:val="center"/>
            </w:pPr>
          </w:p>
          <w:p w14:paraId="3E88A1EF" w14:textId="77777777" w:rsidR="009D747E" w:rsidRDefault="009D747E" w:rsidP="002549F8">
            <w:pPr>
              <w:jc w:val="center"/>
            </w:pPr>
          </w:p>
          <w:p w14:paraId="4B86FE30" w14:textId="77777777" w:rsidR="009D747E" w:rsidRDefault="009D747E" w:rsidP="002549F8">
            <w:pPr>
              <w:jc w:val="center"/>
            </w:pPr>
          </w:p>
          <w:p w14:paraId="73B6B18E" w14:textId="77777777" w:rsidR="009D747E" w:rsidRDefault="009D747E" w:rsidP="002549F8">
            <w:pPr>
              <w:jc w:val="center"/>
            </w:pPr>
          </w:p>
        </w:tc>
      </w:tr>
      <w:tr w:rsidR="00692E00" w14:paraId="7CC911E2" w14:textId="77777777" w:rsidTr="002549F8">
        <w:tc>
          <w:tcPr>
            <w:tcW w:w="4067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D70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74D90F" w14:textId="0BA57AA7" w:rsidR="00692E00" w:rsidRPr="00020E92" w:rsidRDefault="00692E00" w:rsidP="002549F8">
            <w:pPr>
              <w:jc w:val="center"/>
              <w:rPr>
                <w:b/>
                <w:bCs/>
                <w:color w:val="CC0000"/>
                <w:sz w:val="28"/>
                <w:szCs w:val="28"/>
              </w:rPr>
            </w:pPr>
            <w:r>
              <w:rPr>
                <w:b/>
                <w:bCs/>
                <w:color w:val="CC0000"/>
                <w:sz w:val="28"/>
                <w:szCs w:val="28"/>
              </w:rPr>
              <w:t xml:space="preserve">318 encuestas</w:t>
            </w:r>
          </w:p>
        </w:tc>
        <w:tc>
          <w:tcPr>
            <w:tcW w:w="0" w:type="auto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D70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B7FF99" w14:textId="77777777" w:rsidR="00692E00" w:rsidRDefault="00692E00" w:rsidP="002549F8">
            <w:pPr>
              <w:jc w:val="center"/>
            </w:pPr>
          </w:p>
        </w:tc>
        <w:tc>
          <w:tcPr>
            <w:tcW w:w="0" w:type="auto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D70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5D560AF" w14:textId="77777777" w:rsidR="00692E00" w:rsidRDefault="00692E00" w:rsidP="002549F8"/>
        </w:tc>
        <w:tc>
          <w:tcPr>
            <w:tcW w:w="0" w:type="auto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FD70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EAD3B7" w14:textId="027D23AE" w:rsidR="00692E00" w:rsidRPr="00283E4B" w:rsidRDefault="00692E00" w:rsidP="002549F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C00000"/>
                <w:sz w:val="28"/>
                <w:szCs w:val="28"/>
              </w:rPr>
              <w:t xml:space="preserve">122 tráfico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C00000"/>
                <w:sz w:val="28"/>
                <w:szCs w:val="28"/>
              </w:rPr>
              <w:t>15/min</w:t>
            </w:r>
          </w:p>
        </w:tc>
      </w:tr>
    </w:tbl>
    <w:tbl>
      <w:tblPr>
        <w:tblpPr w:leftFromText="141" w:rightFromText="141" w:vertAnchor="text" w:horzAnchor="margin" w:tblpXSpec="center" w:tblpY="2436"/>
        <w:tblW w:w="11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2"/>
        <w:gridCol w:w="26"/>
        <w:gridCol w:w="5800"/>
      </w:tblGrid>
      <w:tr w:rsidR="00692E00" w14:paraId="7B5FD103" w14:textId="77777777" w:rsidTr="002549F8">
        <w:tc>
          <w:tcPr>
            <w:tcW w:w="52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48BFF55A" w14:textId="77777777" w:rsidR="00692E00" w:rsidRDefault="00692E00" w:rsidP="002549F8">
            <w:pPr>
              <w:pBdr>
                <w:bottom w:val="single" w:sz="6" w:space="2" w:color="CC0000"/>
              </w:pBdr>
              <w:spacing w:after="100"/>
            </w:pPr>
            <w:r>
              <w:rPr>
                <w:b/>
                <w:bCs/>
                <w:color w:val="CC0000"/>
                <w:sz w:val="24"/>
                <w:szCs w:val="24"/>
              </w:rPr>
              <w:t>Perfil del Cliente</w:t>
            </w:r>
          </w:p>
          <w:p w14:paraId="0734470E" w14:textId="77777777" w:rsidR="00692E00" w:rsidRDefault="00692E00" w:rsidP="002549F8">
            <w:pPr>
              <w:spacing w:before="100" w:after="60"/>
            </w:pPr>
          </w:p>
          <w:tbl>
            <w:tblPr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60"/>
              <w:gridCol w:w="2560"/>
            </w:tblGrid>
            <w:tr w:rsidR="00692E00" w14:paraId="779C854F" w14:textId="77777777" w:rsidTr="002549F8"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7B9690E4" w14:textId="6A256E48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 xml:space="preserve"> 29 años</w:t>
                  </w:r>
                </w:p>
                <w:p w14:paraId="5A416C7E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Edad promedio</w:t>
                  </w:r>
                </w:p>
              </w:tc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1AEC0CBF" w14:textId="107E2268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 xml:space="preserve">H:184 / M:134</w:t>
                  </w:r>
                </w:p>
                <w:p w14:paraId="6CB1AF3C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Género</w:t>
                  </w:r>
                </w:p>
              </w:tc>
            </w:tr>
            <w:tr w:rsidR="00692E00" w14:paraId="3352134C" w14:textId="77777777" w:rsidTr="002549F8"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4AB312EC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>Estrato 3</w:t>
                  </w:r>
                </w:p>
                <w:p w14:paraId="52E9BEE0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Estrato principal</w:t>
                  </w:r>
                </w:p>
              </w:tc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6C4C7ABA" w14:textId="67D1674A" w:rsidR="00692E00" w:rsidRDefault="00F43703" w:rsidP="002549F8">
                  <w:pPr>
                    <w:framePr w:hSpace="141" w:wrap="around" w:vAnchor="text" w:hAnchor="margin" w:xAlign="center" w:y="2436"/>
                    <w:jc w:val="center"/>
                    <w:rPr>
                      <w:b/>
                      <w:bCs/>
                      <w:color w:val="CC0000"/>
                      <w:sz w:val="34"/>
                      <w:szCs w:val="34"/>
                    </w:rPr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>57%</w:t>
                  </w:r>
                </w:p>
                <w:p w14:paraId="4D0D2C3A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 xml:space="preserve"> Empleado</w:t>
                  </w:r>
                </w:p>
                <w:p w14:paraId="0D669440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Ocupación</w:t>
                  </w:r>
                </w:p>
              </w:tc>
            </w:tr>
          </w:tbl>
          <w:p w14:paraId="6EBB1F5A" w14:textId="77777777" w:rsidR="00692E00" w:rsidRPr="008B1797" w:rsidRDefault="00692E00" w:rsidP="002549F8">
            <w:pPr>
              <w:spacing w:before="160" w:after="80"/>
              <w:rPr>
                <w:b/>
                <w:bCs/>
                <w:color w:val="C00000"/>
                <w:sz w:val="24"/>
                <w:szCs w:val="24"/>
              </w:rPr>
            </w:pPr>
          </w:p>
          <w:p w14:paraId="1BAEAA3F" w14:textId="77777777" w:rsidR="00692E00" w:rsidRPr="0032707B" w:rsidRDefault="00692E00" w:rsidP="002549F8">
            <w:pPr>
              <w:spacing w:before="160" w:after="80"/>
              <w:rPr>
                <w:b/>
                <w:bCs/>
                <w:color w:val="C00000"/>
                <w:sz w:val="24"/>
                <w:szCs w:val="24"/>
              </w:rPr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Principal motivo de compra (alternativa) </w:t>
            </w:r>
          </w:p>
          <w:tbl>
            <w:tblPr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60"/>
              <w:gridCol w:w="1280"/>
              <w:gridCol w:w="1280"/>
            </w:tblGrid>
            <w:tr w:rsidR="00692E00" w14:paraId="13FA023D" w14:textId="77777777" w:rsidTr="002549F8"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CC000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6C5F1C1" w14:textId="77777777" w:rsidR="00692E00" w:rsidRDefault="00692E00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Motivo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CC000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D83BCD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Cant.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CC000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7AF445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%</w:t>
                  </w:r>
                </w:p>
              </w:tc>
            </w:tr>
            <w:tr w:rsidR="00692E00" w14:paraId="6F173229" w14:textId="77777777" w:rsidTr="002549F8"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34ABB5" w14:textId="442D9BDB" w:rsidR="00692E00" w:rsidRDefault="00342705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sz w:val="18"/>
                      <w:szCs w:val="18"/>
                    </w:rPr>
                    <w:t>Surtido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AC3EE1" w14:textId="261410CF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t>96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F52EF5" w14:textId="0AE676CA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color w:val="CC0000"/>
                      <w:sz w:val="18"/>
                      <w:szCs w:val="18"/>
                    </w:rPr>
                    <w:t>30%</w:t>
                  </w:r>
                </w:p>
              </w:tc>
            </w:tr>
            <w:tr w:rsidR="00692E00" w14:paraId="6DFAAF21" w14:textId="77777777" w:rsidTr="002549F8"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EC41D5" w14:textId="47DA6027" w:rsidR="00692E00" w:rsidRDefault="006D1AA2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sz w:val="18"/>
                      <w:szCs w:val="18"/>
                    </w:rPr>
                    <w:t>Cercanía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DA67ACB" w14:textId="208C7C9F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t>77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C1A599" w14:textId="1F6E9CDE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color w:val="CC0000"/>
                      <w:sz w:val="18"/>
                      <w:szCs w:val="18"/>
                    </w:rPr>
                    <w:t>24%</w:t>
                  </w:r>
                </w:p>
              </w:tc>
            </w:tr>
            <w:tr w:rsidR="00692E00" w14:paraId="545CD4E5" w14:textId="77777777" w:rsidTr="002549F8"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51D68F1" w14:textId="061673BA" w:rsidR="00692E00" w:rsidRPr="001B5DFA" w:rsidRDefault="006D1AA2" w:rsidP="002549F8">
                  <w:pPr>
                    <w:framePr w:hSpace="141" w:wrap="around" w:vAnchor="text" w:hAnchor="margin" w:xAlign="center" w:y="2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Precios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4FCB62" w14:textId="77777777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t>58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3A1C4F" w14:textId="673FB8D9" w:rsidR="00692E00" w:rsidRDefault="00692E00" w:rsidP="002549F8">
                  <w:pPr>
                    <w:framePr w:hSpace="141" w:wrap="around" w:vAnchor="text" w:hAnchor="margin" w:xAlign="center" w:y="2436"/>
                    <w:jc w:val="center"/>
                  </w:pPr>
                  <w:r>
                    <w:rPr>
                      <w:color w:val="CC0000"/>
                      <w:sz w:val="18"/>
                      <w:szCs w:val="18"/>
                    </w:rPr>
                    <w:t>18%</w:t>
                  </w:r>
                </w:p>
              </w:tc>
            </w:tr>
          </w:tbl>
          <w:p w14:paraId="08603900" w14:textId="77777777" w:rsidR="00692E00" w:rsidRDefault="00692E00" w:rsidP="002549F8">
            <w:pPr>
              <w:spacing w:before="160" w:after="80"/>
            </w:pPr>
            <w:r>
              <w:t xml:space="preserve">  </w:t>
            </w:r>
          </w:p>
          <w:tbl>
            <w:tblPr>
              <w:tblpPr w:leftFromText="141" w:rightFromText="141" w:vertAnchor="text" w:horzAnchor="margin" w:tblpY="668"/>
              <w:tblOverlap w:val="never"/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06"/>
              <w:gridCol w:w="1706"/>
              <w:gridCol w:w="1708"/>
              <w:gridCol w:w="1708"/>
            </w:tblGrid>
            <w:tr w:rsidR="00692E00" w14:paraId="0250C0AC" w14:textId="77777777" w:rsidTr="002549F8">
              <w:tc>
                <w:tcPr>
                  <w:tcW w:w="170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6E776660" w14:textId="27B69EF6" w:rsidR="00692E00" w:rsidRDefault="00692E00" w:rsidP="003F027D">
                  <w:pPr>
                    <w:jc w:val="center"/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>283</w:t>
                  </w:r>
                </w:p>
                <w:p w14:paraId="759F659C" w14:textId="77777777" w:rsidR="00692E00" w:rsidRDefault="00692E00" w:rsidP="003F027D">
                  <w:pPr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A pie</w:t>
                  </w:r>
                </w:p>
              </w:tc>
              <w:tc>
                <w:tcPr>
                  <w:tcW w:w="1706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7F0A11DF" w14:textId="7CDD5119" w:rsidR="00692E00" w:rsidRDefault="004A6031" w:rsidP="003F027D">
                  <w:pPr>
                    <w:jc w:val="center"/>
                  </w:pPr>
                  <w:r>
                    <w:rPr>
                      <w:b/>
                      <w:bCs/>
                      <w:color w:val="333333"/>
                      <w:sz w:val="34"/>
                      <w:szCs w:val="34"/>
                    </w:rPr>
                    <w:t>20</w:t>
                  </w:r>
                </w:p>
                <w:p w14:paraId="405C901F" w14:textId="77777777" w:rsidR="00692E00" w:rsidRPr="001B5DFA" w:rsidRDefault="00692E00" w:rsidP="003F027D">
                  <w:pPr>
                    <w:jc w:val="center"/>
                    <w:rPr>
                      <w:sz w:val="17"/>
                      <w:szCs w:val="17"/>
                    </w:rPr>
                  </w:pPr>
                  <w:r>
                    <w:rPr>
                      <w:color w:val="333333"/>
                      <w:sz w:val="17"/>
                      <w:szCs w:val="17"/>
                    </w:rPr>
                    <w:t xml:space="preserve"> Moto</w:t>
                  </w:r>
                </w:p>
              </w:tc>
              <w:tc>
                <w:tcPr>
                  <w:tcW w:w="1708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3A11D5B2" w14:textId="063D1F7A" w:rsidR="00692E00" w:rsidRDefault="004A6031" w:rsidP="003F027D">
                  <w:pPr>
                    <w:jc w:val="center"/>
                  </w:pPr>
                  <w:r>
                    <w:rPr>
                      <w:b/>
                      <w:bCs/>
                      <w:color w:val="333333"/>
                      <w:sz w:val="34"/>
                      <w:szCs w:val="34"/>
                    </w:rPr>
                    <w:t>11</w:t>
                  </w:r>
                </w:p>
                <w:p w14:paraId="593FDEBC" w14:textId="3AB7BF41" w:rsidR="00692E00" w:rsidRDefault="00CC53BA" w:rsidP="003F027D">
                  <w:pPr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Automóvil</w:t>
                  </w:r>
                </w:p>
              </w:tc>
              <w:tc>
                <w:tcPr>
                  <w:tcW w:w="1708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3A11D5B2" w14:textId="063D1F7A" w:rsidR="00692E00" w:rsidRDefault="004A6031" w:rsidP="003F027D">
                  <w:pPr>
                    <w:jc w:val="center"/>
                  </w:pPr>
                  <w:r>
                    <w:rPr>
                      <w:b/>
                      <w:bCs/>
                      <w:color w:val="333333"/>
                      <w:sz w:val="34"/>
                      <w:szCs w:val="34"/>
                    </w:rPr>
                    <w:t>4</w:t>
                  </w:r>
                </w:p>
                <w:p w14:paraId="593FDEBC" w14:textId="3AB7BF41" w:rsidR="00692E00" w:rsidRDefault="00CC53BA" w:rsidP="003F027D">
                  <w:pPr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Otro</w:t>
                  </w:r>
                </w:p>
              </w:tc>
            </w:tr>
          </w:tbl>
          <w:p w14:paraId="6EFC28F3" w14:textId="77777777" w:rsidR="00692E00" w:rsidRPr="008B1797" w:rsidRDefault="00692E00" w:rsidP="002549F8">
            <w:pPr>
              <w:spacing w:before="160" w:after="80"/>
              <w:rPr>
                <w:b/>
                <w:bCs/>
                <w:color w:val="C00000"/>
                <w:sz w:val="24"/>
                <w:szCs w:val="24"/>
              </w:rPr>
            </w:pPr>
            <w:r>
              <w:rPr>
                <w:b/>
                <w:bCs/>
                <w:color w:val="C00000"/>
                <w:sz w:val="24"/>
                <w:szCs w:val="24"/>
              </w:rPr>
              <w:t>Medio de llegada</w:t>
            </w:r>
          </w:p>
          <w:p w14:paraId="5ABBE166" w14:textId="77777777" w:rsidR="00692E00" w:rsidRDefault="00692E00" w:rsidP="002549F8"/>
          <w:p w14:paraId="74C2DED8" w14:textId="77777777" w:rsidR="00692E00" w:rsidRDefault="00692E00" w:rsidP="002549F8"/>
          <w:p w14:paraId="72EBE7AC" w14:textId="77777777" w:rsidR="00692E00" w:rsidRDefault="00692E00" w:rsidP="002549F8">
            <w:pPr>
              <w:spacing w:before="160" w:after="80"/>
              <w:rPr>
                <w:b/>
                <w:bCs/>
                <w:color w:val="C00000"/>
                <w:sz w:val="24"/>
                <w:szCs w:val="24"/>
              </w:rPr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Percepción del servicio </w:t>
            </w:r>
            <w:r>
              <w:rPr>
                <w:rFonts w:ascii="Segoe UI Emoji" w:hAnsi="Segoe UI Emoji" w:cs="Segoe UI Emoji"/>
                <w:b/>
                <w:bCs/>
                <w:color w:val="FFC000"/>
                <w:sz w:val="24"/>
                <w:szCs w:val="24"/>
              </w:rPr>
              <w:t>⭐⭐⭐⭐⭐</w:t>
            </w:r>
          </w:p>
          <w:p w14:paraId="5F239E34" w14:textId="0658987E" w:rsidR="00692E00" w:rsidRPr="008A4240" w:rsidRDefault="00692E00" w:rsidP="002549F8">
            <w:pPr>
              <w:rPr>
                <w:b/>
                <w:bCs/>
                <w:sz w:val="28"/>
                <w:szCs w:val="28"/>
              </w:rPr>
            </w:pPr>
            <w:r>
              <w:rPr>
                <w:i/>
                <w:iCs/>
                <w:sz w:val="22"/>
                <w:szCs w:val="22"/>
              </w:rPr>
              <w:t xml:space="preserve">El 86% de los clientes percibe el servicio de manera muy positiva, valorando el servicio con la puntuación máxima de 5 estrellas.</w:t>
            </w:r>
          </w:p>
          <w:p w14:paraId="7479204E" w14:textId="77777777" w:rsidR="00692E00" w:rsidRDefault="00692E00" w:rsidP="002549F8"/>
          <w:p w14:paraId="65D9545C" w14:textId="77777777" w:rsidR="00692E00" w:rsidRDefault="00692E00" w:rsidP="002549F8"/>
          <w:p w14:paraId="5D86295B" w14:textId="77777777" w:rsidR="00692E00" w:rsidRDefault="00692E00" w:rsidP="002549F8"/>
          <w:p w14:paraId="7EED8363" w14:textId="77777777" w:rsidR="00692E00" w:rsidRDefault="00692E00" w:rsidP="002549F8"/>
          <w:p w14:paraId="78D66C6A" w14:textId="77777777" w:rsidR="00692E00" w:rsidRDefault="00692E00" w:rsidP="002549F8"/>
          <w:p w14:paraId="550A1DA9" w14:textId="77777777" w:rsidR="00692E00" w:rsidRDefault="00692E00" w:rsidP="002549F8"/>
          <w:p w14:paraId="0020BFAE" w14:textId="77777777" w:rsidR="00692E00" w:rsidRDefault="00692E00" w:rsidP="002549F8"/>
          <w:p w14:paraId="03661D2D" w14:textId="77777777" w:rsidR="00692E00" w:rsidRDefault="00692E00" w:rsidP="002549F8"/>
        </w:tc>
        <w:tc>
          <w:tcPr>
            <w:tcW w:w="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7A0C34" w14:textId="77777777" w:rsidR="00692E00" w:rsidRDefault="00692E00" w:rsidP="002549F8"/>
        </w:tc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</w:tcPr>
          <w:p w14:paraId="083332B2" w14:textId="77777777" w:rsidR="00692E00" w:rsidRDefault="00692E00" w:rsidP="002549F8">
            <w:pPr>
              <w:pBdr>
                <w:bottom w:val="single" w:sz="6" w:space="2" w:color="CC0000"/>
              </w:pBdr>
              <w:spacing w:after="100"/>
            </w:pPr>
            <w:r>
              <w:rPr>
                <w:b/>
                <w:bCs/>
                <w:color w:val="CC0000"/>
                <w:sz w:val="24"/>
                <w:szCs w:val="24"/>
              </w:rPr>
              <w:t>Origen - Destino</w:t>
            </w:r>
          </w:p>
          <w:p w14:paraId="2F2C977A" w14:textId="77777777" w:rsidR="00692E00" w:rsidRDefault="00692E00" w:rsidP="002549F8">
            <w:pPr>
              <w:spacing w:before="100" w:after="60"/>
            </w:pPr>
          </w:p>
          <w:tbl>
            <w:tblPr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60"/>
              <w:gridCol w:w="2560"/>
            </w:tblGrid>
            <w:tr w:rsidR="00692E00" w14:paraId="2643607E" w14:textId="77777777" w:rsidTr="002549F8"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CBC01BB" w14:textId="77777777" w:rsidR="00692E00" w:rsidRDefault="00692E00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b/>
                      <w:bCs/>
                      <w:color w:val="CC0000"/>
                    </w:rPr>
                    <w:t>De donde viene</w:t>
                  </w:r>
                </w:p>
                <w:p w14:paraId="339B37AE" w14:textId="608F8AC7" w:rsidR="00692E00" w:rsidRDefault="00692E00" w:rsidP="002549F8">
                  <w:pPr>
                    <w:framePr w:hSpace="141" w:wrap="around" w:vAnchor="text" w:hAnchor="margin" w:xAlign="center" w:y="2436"/>
                    <w:spacing w:before="60"/>
                  </w:pPr>
                  <w:r>
                    <w:rPr>
                      <w:sz w:val="19"/>
                      <w:szCs w:val="19"/>
                    </w:rPr>
                    <w:t xml:space="preserve">Trabajo: 142 (45%)</w:t>
                  </w:r>
                </w:p>
                <w:p w14:paraId="64B3D265" w14:textId="12D8FCAB" w:rsidR="00692E00" w:rsidRDefault="00692E00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sz w:val="19"/>
                      <w:szCs w:val="19"/>
                    </w:rPr>
                    <w:t xml:space="preserve">Otro: 69 (22%)</w:t>
                  </w:r>
                </w:p>
                <w:p w14:paraId="24DA13CB" w14:textId="339BE5EA" w:rsidR="00692E00" w:rsidRDefault="00692E00" w:rsidP="002549F8">
                  <w:pPr>
                    <w:framePr w:hSpace="141" w:wrap="around" w:vAnchor="text" w:hAnchor="margin" w:xAlign="center" w:y="2436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 xml:space="preserve">Casa: 56 (18%)</w:t>
                  </w:r>
                </w:p>
                <w:p w14:paraId="619B51C5" w14:textId="1F643458" w:rsidR="00E27BE0" w:rsidRDefault="00E27BE0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sz w:val="19"/>
                      <w:szCs w:val="19"/>
                    </w:rPr>
                    <w:t xml:space="preserve">Universidad: 51 (16%)</w:t>
                  </w:r>
                </w:p>
                <w:p w14:paraId="619B51C6" w14:textId="1F643458" w:rsidR="00E27BE0" w:rsidRDefault="00E27BE0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sz w:val="19"/>
                      <w:szCs w:val="19"/>
                    </w:rPr>
                    <w:t xml:space="preserve">Colegio: 8 (3%)</w:t>
                  </w:r>
                </w:p>
              </w:tc>
              <w:tc>
                <w:tcPr>
                  <w:tcW w:w="256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1E9CCDAE" w14:textId="77777777" w:rsidR="00692E00" w:rsidRDefault="00692E00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b/>
                      <w:bCs/>
                      <w:color w:val="CC0000"/>
                    </w:rPr>
                    <w:t>A donde se dirige</w:t>
                  </w:r>
                </w:p>
                <w:p w14:paraId="008B6142" w14:textId="63F3DC72" w:rsidR="00692E00" w:rsidRDefault="00692E00" w:rsidP="002549F8">
                  <w:pPr>
                    <w:framePr w:hSpace="141" w:wrap="around" w:vAnchor="text" w:hAnchor="margin" w:xAlign="center" w:y="2436"/>
                    <w:spacing w:before="60"/>
                  </w:pPr>
                  <w:r>
                    <w:rPr>
                      <w:sz w:val="19"/>
                      <w:szCs w:val="19"/>
                    </w:rPr>
                    <w:t xml:space="preserve">Trabajo: 150 (47%)</w:t>
                  </w:r>
                </w:p>
                <w:p w14:paraId="7E1EDAAB" w14:textId="6AA42D44" w:rsidR="00692E00" w:rsidRPr="008E31D9" w:rsidRDefault="00692E00" w:rsidP="002549F8">
                  <w:pPr>
                    <w:framePr w:hSpace="141" w:wrap="around" w:vAnchor="text" w:hAnchor="margin" w:xAlign="center" w:y="2436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 xml:space="preserve">Otro: 72 (23%)</w:t>
                  </w:r>
                </w:p>
                <w:p w14:paraId="55A10667" w14:textId="77777777" w:rsidR="00692E00" w:rsidRDefault="00692E00" w:rsidP="002549F8">
                  <w:pPr>
                    <w:framePr w:hSpace="141" w:wrap="around" w:vAnchor="text" w:hAnchor="margin" w:xAlign="center" w:y="2436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 xml:space="preserve">Casa: 61 (19%)</w:t>
                  </w:r>
                </w:p>
                <w:p w14:paraId="00B7CD15" w14:textId="52B6A84F" w:rsidR="00285157" w:rsidRDefault="00285157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sz w:val="19"/>
                      <w:szCs w:val="19"/>
                    </w:rPr>
                    <w:t>Universidad: 35 (11%)</w:t>
                  </w:r>
                </w:p>
                <w:p w14:paraId="00B7CD16" w14:textId="52B6A84F" w:rsidR="00285157" w:rsidRDefault="00285157" w:rsidP="002549F8">
                  <w:pPr>
                    <w:framePr w:hSpace="141" w:wrap="around" w:vAnchor="text" w:hAnchor="margin" w:xAlign="center" w:y="2436"/>
                  </w:pPr>
                  <w:r>
                    <w:rPr>
                      <w:sz w:val="19"/>
                      <w:szCs w:val="19"/>
                    </w:rPr>
                    <w:t>Colegio: 3 (1%)</w:t>
                  </w:r>
                </w:p>
              </w:tc>
            </w:tr>
          </w:tbl>
          <w:p w14:paraId="01D98EA8" w14:textId="77777777" w:rsidR="00692E00" w:rsidRPr="00527E3C" w:rsidRDefault="00692E00" w:rsidP="002549F8">
            <w:pPr>
              <w:spacing w:before="160" w:after="80"/>
              <w:rPr>
                <w:color w:val="C00000"/>
                <w:sz w:val="24"/>
                <w:szCs w:val="24"/>
              </w:rPr>
            </w:pPr>
            <w:r>
              <w:rPr>
                <w:b/>
                <w:bCs/>
                <w:color w:val="C00000"/>
                <w:sz w:val="24"/>
                <w:szCs w:val="24"/>
              </w:rPr>
              <w:t>Radios de influencia (clientes encuestados)</w:t>
            </w:r>
          </w:p>
          <w:p w14:paraId="18D95136" w14:textId="13B594DC" w:rsidR="00692E00" w:rsidRDefault="001402BD" w:rsidP="002549F8">
            <w:pPr>
              <w:spacing w:before="160" w:after="80"/>
            </w:pPr>
            <w:r>
              <w:rPr>
                <w:i/>
                <w:iCs/>
                <w:sz w:val="22"/>
                <w:szCs w:val="22"/>
              </w:rPr>
              <w:t xml:space="preserve">La mayoría de los clientes están en los primeros tres anillos: 100m (27%), 200m (35%) y 300m (32%). Entre los tres, los primeros 300m reúnen el 93% de los encuestados; más allá quedan solo (7%). Lo más fuerte es la franja de 200–300m: además del que pasa caminando, llega gente desde las universidades cercanas, el Parque de los Hippies y las carreras 7 y 9. Con un 89% que llega a pie y una tienda que sirve de paso hacia el parque. </w:t>
            </w:r>
          </w:p>
          <w:p w14:paraId="25D89BA2" w14:textId="77777777" w:rsidR="00692E00" w:rsidDel="00962705" w:rsidRDefault="00692E00" w:rsidP="002549F8">
            <w:pPr>
              <w:rPr>
                <w:del w:id="1" w:author="Practicante Inteligencia Col" w:date="2026-05-14T17:17:00Z" w16du:dateUtc="2026-05-14T22:17:00Z"/>
                <w:noProof/>
              </w:rPr>
            </w:pPr>
          </w:p>
          <w:tbl>
            <w:tblPr>
              <w:tblpPr w:leftFromText="141" w:rightFromText="141" w:vertAnchor="text" w:horzAnchor="margin" w:tblpY="-267"/>
              <w:tblOverlap w:val="never"/>
              <w:tblW w:w="51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80"/>
              <w:gridCol w:w="1280"/>
              <w:gridCol w:w="1280"/>
              <w:gridCol w:w="1280"/>
            </w:tblGrid>
            <w:tr w:rsidR="004765A3" w14:paraId="7BBBEE23" w14:textId="77777777" w:rsidTr="002549F8"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09A26025" w14:textId="77777777" w:rsidR="004765A3" w:rsidRDefault="004765A3" w:rsidP="003F027D">
                  <w:pPr>
                    <w:jc w:val="center"/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>85</w:t>
                  </w:r>
                </w:p>
                <w:p w14:paraId="354F16AD" w14:textId="77777777" w:rsidR="004765A3" w:rsidRDefault="004765A3" w:rsidP="003F027D">
                  <w:pPr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100m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3625BD45" w14:textId="77777777" w:rsidR="004765A3" w:rsidRDefault="004765A3" w:rsidP="003F027D">
                  <w:pPr>
                    <w:jc w:val="center"/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>110</w:t>
                  </w:r>
                </w:p>
                <w:p w14:paraId="60DAD269" w14:textId="77777777" w:rsidR="004765A3" w:rsidRDefault="004765A3" w:rsidP="003F027D">
                  <w:pPr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200m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45C6F7E3" w14:textId="77777777" w:rsidR="004765A3" w:rsidRDefault="004765A3" w:rsidP="003F027D">
                  <w:pPr>
                    <w:jc w:val="center"/>
                  </w:pPr>
                  <w:r>
                    <w:rPr>
                      <w:b/>
                      <w:bCs/>
                      <w:color w:val="CC0000"/>
                      <w:sz w:val="34"/>
                      <w:szCs w:val="34"/>
                    </w:rPr>
                    <w:t>102</w:t>
                  </w:r>
                </w:p>
                <w:p w14:paraId="7D208EF6" w14:textId="77777777" w:rsidR="004765A3" w:rsidRDefault="004765A3" w:rsidP="003F027D">
                  <w:pPr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300m</w:t>
                  </w:r>
                </w:p>
              </w:tc>
              <w:tc>
                <w:tcPr>
                  <w:tcW w:w="1280" w:type="dxa"/>
                  <w:tcBorders>
                    <w:top w:val="single" w:sz="1" w:space="0" w:color="DDDDDD"/>
                    <w:left w:val="single" w:sz="1" w:space="0" w:color="DDDDDD"/>
                    <w:bottom w:val="single" w:sz="1" w:space="0" w:color="DDDDDD"/>
                    <w:right w:val="single" w:sz="1" w:space="0" w:color="DDDDDD"/>
                  </w:tcBorders>
                  <w:shd w:val="clear" w:color="auto" w:fill="F7F7F7"/>
                  <w:tcMar>
                    <w:top w:w="120" w:type="dxa"/>
                    <w:left w:w="140" w:type="dxa"/>
                    <w:bottom w:w="120" w:type="dxa"/>
                    <w:right w:w="140" w:type="dxa"/>
                  </w:tcMar>
                  <w:vAlign w:val="center"/>
                </w:tcPr>
                <w:p w14:paraId="651968DA" w14:textId="77777777" w:rsidR="004765A3" w:rsidRDefault="004765A3" w:rsidP="003F027D">
                  <w:pPr>
                    <w:jc w:val="center"/>
                  </w:pPr>
                  <w:r>
                    <w:rPr>
                      <w:b/>
                      <w:bCs/>
                      <w:color w:val="E65100"/>
                      <w:sz w:val="34"/>
                      <w:szCs w:val="34"/>
                    </w:rPr>
                    <w:t>21</w:t>
                  </w:r>
                </w:p>
                <w:p w14:paraId="1AD86C35" w14:textId="77777777" w:rsidR="004765A3" w:rsidRDefault="004765A3" w:rsidP="003F027D">
                  <w:pPr>
                    <w:jc w:val="center"/>
                  </w:pPr>
                  <w:r>
                    <w:rPr>
                      <w:color w:val="333333"/>
                      <w:sz w:val="17"/>
                      <w:szCs w:val="17"/>
                    </w:rPr>
                    <w:t>+300m</w:t>
                  </w:r>
                </w:p>
              </w:tc>
            </w:tr>
          </w:tbl>
          <w:p w14:paraId="01D76BE0" w14:textId="77777777" w:rsidR="00692E00" w:rsidDel="001733F5" w:rsidRDefault="00692E00" w:rsidP="002549F8">
            <w:pPr>
              <w:rPr>
                <w:del w:id="2" w:author="Practicante Inteligencia Col" w:date="2026-05-14T17:16:00Z" w16du:dateUtc="2026-05-14T22:16:00Z"/>
                <w:noProof/>
              </w:rPr>
            </w:pPr>
          </w:p>
          <w:p w14:paraId="40521192" w14:textId="77777777" w:rsidR="00692E00" w:rsidRDefault="00692E00" w:rsidP="002549F8">
            <w:pPr>
              <w:rPr>
                <w:noProof/>
              </w:rPr>
            </w:pPr>
          </w:p>
          <w:p w14:paraId="2F2DDFB7" w14:textId="77777777" w:rsidR="0028078B" w:rsidDel="0066574D" w:rsidRDefault="0028078B" w:rsidP="002549F8">
            <w:pPr>
              <w:rPr>
                <w:del w:id="3" w:author="Practicante Inteligencia Col" w:date="2026-05-14T17:14:00Z" w16du:dateUtc="2026-05-14T22:14:00Z"/>
                <w:noProof/>
              </w:rPr>
            </w:pPr>
          </w:p>
          <w:p w14:paraId="2778D36D" w14:textId="0213358E" w:rsidR="00692E00" w:rsidDel="0066574D" w:rsidRDefault="00F504EB" w:rsidP="002549F8">
            <w:pPr>
              <w:rPr>
                <w:del w:id="4" w:author="Practicante Inteligencia Col" w:date="2026-05-14T17:14:00Z" w16du:dateUtc="2026-05-14T22:14:00Z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1" behindDoc="1" locked="0" layoutInCell="1" allowOverlap="1" wp14:anchorId="35FA4AC0" wp14:editId="69E4286A">
                  <wp:simplePos x="0" y="0"/>
                  <wp:positionH relativeFrom="column">
                    <wp:posOffset>2735</wp:posOffset>
                  </wp:positionH>
                  <wp:positionV relativeFrom="paragraph">
                    <wp:posOffset>1465</wp:posOffset>
                  </wp:positionV>
                  <wp:extent cx="3066757" cy="2063310"/>
                  <wp:effectExtent l="0" t="0" r="635" b="0"/>
                  <wp:wrapNone/>
                  <wp:docPr id="13112409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24098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34" t="8817" r="12865" b="5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6757" cy="2063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153CEB8" w14:textId="77777777" w:rsidR="00692E00" w:rsidDel="0066574D" w:rsidRDefault="00692E00" w:rsidP="002549F8">
            <w:pPr>
              <w:rPr>
                <w:del w:id="5" w:author="Practicante Inteligencia Col" w:date="2026-05-14T17:13:00Z" w16du:dateUtc="2026-05-14T22:13:00Z"/>
                <w:noProof/>
              </w:rPr>
            </w:pPr>
          </w:p>
          <w:p w14:paraId="672E45AE" w14:textId="77777777" w:rsidR="00692E00" w:rsidDel="00505484" w:rsidRDefault="00692E00" w:rsidP="002549F8">
            <w:pPr>
              <w:rPr>
                <w:del w:id="6" w:author="Practicante Inteligencia Col" w:date="2026-05-14T17:15:00Z" w16du:dateUtc="2026-05-14T22:15:00Z"/>
                <w:noProof/>
              </w:rPr>
            </w:pPr>
          </w:p>
          <w:p w14:paraId="75340012" w14:textId="77777777" w:rsidR="00692E00" w:rsidRDefault="00692E00" w:rsidP="002549F8">
            <w:pPr>
              <w:rPr>
                <w:noProof/>
              </w:rPr>
            </w:pPr>
          </w:p>
          <w:p w14:paraId="66F3A6E7" w14:textId="77777777" w:rsidR="00692E00" w:rsidRDefault="00692E00" w:rsidP="002549F8">
            <w:pPr>
              <w:rPr>
                <w:noProof/>
              </w:rPr>
            </w:pPr>
          </w:p>
          <w:p w14:paraId="2C56C935" w14:textId="77777777" w:rsidR="00692E00" w:rsidRDefault="00692E00" w:rsidP="002549F8">
            <w:pPr>
              <w:rPr>
                <w:noProof/>
              </w:rPr>
            </w:pPr>
          </w:p>
          <w:p w14:paraId="1871AF34" w14:textId="77777777" w:rsidR="00692E00" w:rsidRDefault="00692E00" w:rsidP="002549F8">
            <w:pPr>
              <w:rPr>
                <w:noProof/>
              </w:rPr>
            </w:pPr>
          </w:p>
          <w:p w14:paraId="5C5B132A" w14:textId="77777777" w:rsidR="00692E00" w:rsidRDefault="00692E00" w:rsidP="002549F8">
            <w:pPr>
              <w:rPr>
                <w:noProof/>
              </w:rPr>
            </w:pPr>
          </w:p>
          <w:p w14:paraId="2CFB11B8" w14:textId="77777777" w:rsidR="00692E00" w:rsidRDefault="00692E00" w:rsidP="002549F8">
            <w:pPr>
              <w:rPr>
                <w:noProof/>
              </w:rPr>
            </w:pPr>
          </w:p>
          <w:p w14:paraId="36E3830E" w14:textId="77777777" w:rsidR="00692E00" w:rsidRDefault="00692E00" w:rsidP="002549F8">
            <w:pPr>
              <w:rPr>
                <w:noProof/>
              </w:rPr>
            </w:pPr>
          </w:p>
          <w:p w14:paraId="5127874D" w14:textId="77777777" w:rsidR="00692E00" w:rsidRDefault="00692E00" w:rsidP="002549F8">
            <w:pPr>
              <w:tabs>
                <w:tab w:val="left" w:pos="2127"/>
                <w:tab w:val="left" w:pos="3566"/>
              </w:tabs>
              <w:rPr>
                <w:noProof/>
              </w:rPr>
            </w:pPr>
            <w:r>
              <w:rPr>
                <w:noProof/>
              </w:rPr>
              <w:tab/>
              <w:tab/>
            </w:r>
          </w:p>
          <w:p w14:paraId="747E7F4B" w14:textId="77777777" w:rsidR="00692E00" w:rsidRDefault="00692E00" w:rsidP="002549F8">
            <w:pPr>
              <w:tabs>
                <w:tab w:val="left" w:pos="3966"/>
              </w:tabs>
              <w:rPr>
                <w:noProof/>
              </w:rPr>
            </w:pPr>
            <w:r>
              <w:rPr>
                <w:noProof/>
              </w:rPr>
              <w:tab/>
            </w:r>
          </w:p>
          <w:p w14:paraId="33E656C9" w14:textId="77777777" w:rsidR="00692E00" w:rsidDel="00505484" w:rsidRDefault="00692E00" w:rsidP="002549F8">
            <w:pPr>
              <w:rPr>
                <w:del w:id="7" w:author="Practicante Inteligencia Col" w:date="2026-05-14T17:14:00Z" w16du:dateUtc="2026-05-14T22:14:00Z"/>
              </w:rPr>
            </w:pPr>
          </w:p>
          <w:p w14:paraId="269C1E49" w14:textId="77777777" w:rsidR="00692E00" w:rsidDel="00505484" w:rsidRDefault="00692E00" w:rsidP="002549F8">
            <w:pPr>
              <w:rPr>
                <w:del w:id="8" w:author="Practicante Inteligencia Col" w:date="2026-05-14T17:14:00Z" w16du:dateUtc="2026-05-14T22:14:00Z"/>
              </w:rPr>
            </w:pPr>
          </w:p>
          <w:p w14:paraId="4E429203" w14:textId="77777777" w:rsidR="00692E00" w:rsidDel="00505484" w:rsidRDefault="00692E00" w:rsidP="002549F8">
            <w:pPr>
              <w:rPr>
                <w:del w:id="9" w:author="Practicante Inteligencia Col" w:date="2026-05-14T17:14:00Z" w16du:dateUtc="2026-05-14T22:14:00Z"/>
              </w:rPr>
            </w:pPr>
          </w:p>
          <w:p w14:paraId="6AE85F78" w14:textId="77777777" w:rsidR="00692E00" w:rsidDel="00505484" w:rsidRDefault="00692E00" w:rsidP="002549F8">
            <w:pPr>
              <w:rPr>
                <w:del w:id="10" w:author="Practicante Inteligencia Col" w:date="2026-05-14T17:14:00Z" w16du:dateUtc="2026-05-14T22:14:00Z"/>
              </w:rPr>
            </w:pPr>
          </w:p>
          <w:p w14:paraId="6FA36B63" w14:textId="77777777" w:rsidR="00692E00" w:rsidDel="00505484" w:rsidRDefault="00692E00" w:rsidP="002549F8">
            <w:pPr>
              <w:rPr>
                <w:del w:id="11" w:author="Practicante Inteligencia Col" w:date="2026-05-14T17:14:00Z" w16du:dateUtc="2026-05-14T22:14:00Z"/>
              </w:rPr>
            </w:pPr>
          </w:p>
          <w:p w14:paraId="6B5BAB46" w14:textId="77777777" w:rsidR="00692E00" w:rsidRDefault="00692E00" w:rsidP="002549F8"/>
          <w:p w14:paraId="36C69571" w14:textId="77777777" w:rsidR="00692E00" w:rsidRDefault="00692E00" w:rsidP="002549F8"/>
        </w:tc>
      </w:tr>
    </w:tbl>
    <w:p w14:paraId="25E24C70" w14:textId="77777777" w:rsidR="00692E00" w:rsidRDefault="00692E00" w:rsidP="00692E00">
      <w:pPr>
        <w:pBdr>
          <w:bottom w:val="single" w:sz="6" w:space="2" w:color="CC0000"/>
        </w:pBdr>
        <w:spacing w:before="280" w:after="120"/>
      </w:pPr>
      <w:r>
        <w:rPr>
          <w:b/>
          <w:bCs/>
          <w:color w:val="CC0000"/>
          <w:sz w:val="26"/>
          <w:szCs w:val="26"/>
        </w:rPr>
        <w:t>Alternativa de Compra (Si no fuera OXXO)</w:t>
      </w:r>
    </w:p>
    <w:p w14:paraId="759B3156" w14:textId="77777777" w:rsidR="00692E00" w:rsidRDefault="00692E00" w:rsidP="00692E00">
      <w:pPr>
        <w:spacing w:before="100" w:after="80"/>
      </w:pPr>
    </w:p>
    <w:tbl>
      <w:tblPr>
        <w:tblW w:w="10440" w:type="dxa"/>
        <w:tblInd w:w="-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1"/>
        <w:gridCol w:w="1363"/>
        <w:gridCol w:w="3360"/>
        <w:gridCol w:w="4066"/>
      </w:tblGrid>
      <w:tr w:rsidR="00692E00" w14:paraId="470C9CDB" w14:textId="77777777" w:rsidTr="00B530A6">
        <w:tc>
          <w:tcPr>
            <w:tcW w:w="16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A97A" w14:textId="77777777" w:rsidR="00692E00" w:rsidRDefault="00692E00" w:rsidP="002549F8">
            <w:r>
              <w:rPr>
                <w:b/>
                <w:bCs/>
                <w:color w:val="FFFFFF"/>
              </w:rPr>
              <w:t>Competidor</w:t>
            </w:r>
          </w:p>
        </w:tc>
        <w:tc>
          <w:tcPr>
            <w:tcW w:w="13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8343" w14:textId="77777777" w:rsidR="00692E00" w:rsidRDefault="00692E00" w:rsidP="002549F8">
            <w:pPr>
              <w:jc w:val="center"/>
            </w:pPr>
            <w:r>
              <w:rPr>
                <w:b/>
                <w:bCs/>
                <w:color w:val="FFFFFF"/>
              </w:rPr>
              <w:t>Respuestas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884C" w14:textId="77777777" w:rsidR="00692E00" w:rsidRDefault="00692E00" w:rsidP="002549F8">
            <w:pPr>
              <w:jc w:val="center"/>
            </w:pPr>
            <w:r>
              <w:rPr>
                <w:b/>
                <w:bCs/>
                <w:color w:val="FFFFFF"/>
              </w:rPr>
              <w:t>%</w:t>
            </w:r>
          </w:p>
        </w:tc>
        <w:tc>
          <w:tcPr>
            <w:tcW w:w="406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6EC1" w14:textId="77777777" w:rsidR="00692E00" w:rsidRDefault="00692E00" w:rsidP="002549F8">
            <w:r>
              <w:rPr>
                <w:b/>
                <w:bCs/>
                <w:color w:val="FFFFFF"/>
              </w:rPr>
              <w:t>Participación</w:t>
            </w:r>
          </w:p>
        </w:tc>
      </w:tr>
      <w:tr w:rsidR="00692E00" w14:paraId="543EAFB9" w14:textId="77777777" w:rsidTr="00B530A6">
        <w:tc>
          <w:tcPr>
            <w:tcW w:w="16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66FB" w14:textId="1DE5AF27" w:rsidR="00692E00" w:rsidRDefault="00473E07" w:rsidP="002549F8">
            <w:r>
              <w:t>Tienda de barrio</w:t>
            </w:r>
          </w:p>
        </w:tc>
        <w:tc>
          <w:tcPr>
            <w:tcW w:w="13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9AD4" w14:textId="5669B2B0" w:rsidR="00692E00" w:rsidRDefault="00284BB2" w:rsidP="002549F8">
            <w:pPr>
              <w:jc w:val="center"/>
            </w:pPr>
            <w:r>
              <w:t>123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8338" w14:textId="3CEA3546" w:rsidR="00692E00" w:rsidRDefault="00692E00" w:rsidP="002549F8">
            <w:pPr>
              <w:jc w:val="center"/>
            </w:pPr>
            <w:r>
              <w:rPr>
                <w:color w:val="CC0000"/>
              </w:rPr>
              <w:t>39%</w:t>
            </w:r>
          </w:p>
        </w:tc>
        <w:tc>
          <w:tcPr>
            <w:tcW w:w="406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CAC4" w14:textId="4334F4E9" w:rsidR="00692E00" w:rsidRDefault="00692E00" w:rsidP="002549F8">
            <w:r>
              <w:rPr>
                <w:color w:val="CC0000"/>
                <w:sz w:val="18"/>
                <w:szCs w:val="18"/>
              </w:rPr>
              <w:t>██████████████████████████</w:t>
            </w:r>
          </w:p>
        </w:tc>
      </w:tr>
      <w:tr w:rsidR="00692E00" w14:paraId="0FE7B45E" w14:textId="77777777" w:rsidTr="00B530A6">
        <w:tc>
          <w:tcPr>
            <w:tcW w:w="16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22FA" w14:textId="56CFB32F" w:rsidR="00692E00" w:rsidRDefault="00473E07" w:rsidP="002549F8">
            <w:r>
              <w:t>D1</w:t>
            </w:r>
          </w:p>
        </w:tc>
        <w:tc>
          <w:tcPr>
            <w:tcW w:w="13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9155" w14:textId="2B5354AA" w:rsidR="00692E00" w:rsidRDefault="00284BB2" w:rsidP="002549F8">
            <w:pPr>
              <w:jc w:val="center"/>
            </w:pPr>
            <w:r>
              <w:t>61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52C7" w14:textId="7DB32C3E" w:rsidR="00692E00" w:rsidRDefault="00821147" w:rsidP="002549F8">
            <w:pPr>
              <w:jc w:val="center"/>
            </w:pPr>
            <w:r>
              <w:rPr>
                <w:color w:val="CC0000"/>
              </w:rPr>
              <w:t>19%</w:t>
            </w:r>
          </w:p>
        </w:tc>
        <w:tc>
          <w:tcPr>
            <w:tcW w:w="406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8186" w14:textId="19A97C9E" w:rsidR="00692E00" w:rsidRDefault="00692E00" w:rsidP="002549F8">
            <w:r>
              <w:rPr>
                <w:color w:val="CC0000"/>
                <w:sz w:val="18"/>
                <w:szCs w:val="18"/>
              </w:rPr>
              <w:t>█████████████</w:t>
            </w:r>
          </w:p>
        </w:tc>
      </w:tr>
      <w:tr w:rsidR="00692E00" w14:paraId="0660490C" w14:textId="77777777" w:rsidTr="00B530A6">
        <w:tc>
          <w:tcPr>
            <w:tcW w:w="16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46F3" w14:textId="0597FA58" w:rsidR="00692E00" w:rsidRDefault="00284BB2" w:rsidP="002549F8">
            <w:r>
              <w:t>Éxito</w:t>
            </w:r>
          </w:p>
        </w:tc>
        <w:tc>
          <w:tcPr>
            <w:tcW w:w="13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B916" w14:textId="3698316C" w:rsidR="00692E00" w:rsidRDefault="00284BB2" w:rsidP="002549F8">
            <w:pPr>
              <w:jc w:val="center"/>
            </w:pPr>
            <w:r>
              <w:t>42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4E8B" w14:textId="08257567" w:rsidR="00692E00" w:rsidRDefault="00821147" w:rsidP="002549F8">
            <w:pPr>
              <w:jc w:val="center"/>
            </w:pPr>
            <w:r>
              <w:rPr>
                <w:color w:val="CC0000"/>
              </w:rPr>
              <w:t>13%</w:t>
            </w:r>
          </w:p>
        </w:tc>
        <w:tc>
          <w:tcPr>
            <w:tcW w:w="406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0444" w14:textId="77777777" w:rsidR="00692E00" w:rsidRDefault="00692E00" w:rsidP="002549F8">
            <w:r>
              <w:rPr>
                <w:color w:val="CC0000"/>
                <w:sz w:val="18"/>
                <w:szCs w:val="18"/>
              </w:rPr>
              <w:t>█████████</w:t>
            </w:r>
          </w:p>
        </w:tc>
      </w:tr>
      <w:tr w:rsidR="00692E00" w14:paraId="01E29492" w14:textId="77777777" w:rsidTr="00B530A6">
        <w:tc>
          <w:tcPr>
            <w:tcW w:w="16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0882" w14:textId="10CE93DE" w:rsidR="00692E00" w:rsidRDefault="00284BB2" w:rsidP="002549F8">
            <w:r>
              <w:t>Carulla</w:t>
            </w:r>
          </w:p>
        </w:tc>
        <w:tc>
          <w:tcPr>
            <w:tcW w:w="13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3114" w14:textId="0CF68492" w:rsidR="00692E00" w:rsidRDefault="00692E00" w:rsidP="002549F8">
            <w:pPr>
              <w:jc w:val="center"/>
            </w:pPr>
            <w:r>
              <w:t>15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9B89" w14:textId="7868A36E" w:rsidR="00692E00" w:rsidRDefault="00821147" w:rsidP="002549F8">
            <w:pPr>
              <w:jc w:val="center"/>
            </w:pPr>
            <w:r>
              <w:rPr>
                <w:color w:val="CC0000"/>
              </w:rPr>
              <w:t>5%</w:t>
            </w:r>
          </w:p>
        </w:tc>
        <w:tc>
          <w:tcPr>
            <w:tcW w:w="406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DDB7" w14:textId="2A576720" w:rsidR="00692E00" w:rsidRDefault="00692E00" w:rsidP="002549F8">
            <w:r>
              <w:rPr>
                <w:color w:val="CC0000"/>
                <w:sz w:val="18"/>
                <w:szCs w:val="18"/>
              </w:rPr>
              <w:t>███</w:t>
            </w:r>
          </w:p>
        </w:tc>
      </w:tr>
    </w:tbl>
    <w:p w14:paraId="6C6A4568" w14:textId="50EB28F6" w:rsidR="00692E00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color w:val="CC0000"/>
          <w:sz w:val="26"/>
          <w:szCs w:val="26"/>
        </w:rPr>
      </w:pPr>
      <w:r>
        <w:rPr>
          <w:i/>
          <w:iCs/>
          <w:sz w:val="22"/>
          <w:szCs w:val="22"/>
        </w:rPr>
        <w:t xml:space="preserve">El 20% de los encuestados afirma que no tiene una alternativa clara de compra frente a OXXO.</w:t>
      </w:r>
    </w:p>
    <w:p w14:paraId="43F5929B" w14:textId="77777777" w:rsidR="00692E00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color w:val="CC0000"/>
          <w:sz w:val="26"/>
          <w:szCs w:val="26"/>
        </w:rPr>
      </w:pPr>
    </w:p>
    <w:p w14:paraId="3F061D66" w14:textId="1523C0C5" w:rsidR="00692E00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color w:val="CC0000"/>
          <w:sz w:val="26"/>
          <w:szCs w:val="26"/>
        </w:rPr>
      </w:pPr>
      <w:r>
        <w:rPr>
          <w:b/>
          <w:bCs/>
          <w:color w:val="CC0000"/>
          <w:sz w:val="26"/>
          <w:szCs w:val="26"/>
        </w:rPr>
        <w:t xml:space="preserve">Isócrona de influencia </w:t>
      </w:r>
      <w:r>
        <w:rPr>
          <w:b/>
          <w:bCs/>
          <w:noProof/>
          <w:color w:val="CC0000"/>
          <w:sz w:val="26"/>
          <w:szCs w:val="26"/>
        </w:rPr>
        <w:drawing>
          <wp:anchor distT="0" distB="0" distL="114300" distR="114300" simplePos="0" relativeHeight="251658242" behindDoc="1" locked="0" layoutInCell="1" allowOverlap="1" wp14:anchorId="17A70602" wp14:editId="57D7E613">
            <wp:simplePos x="0" y="0"/>
            <wp:positionH relativeFrom="column">
              <wp:posOffset>-3175</wp:posOffset>
            </wp:positionH>
            <wp:positionV relativeFrom="paragraph">
              <wp:posOffset>293370</wp:posOffset>
            </wp:positionV>
            <wp:extent cx="6038215" cy="3186430"/>
            <wp:effectExtent l="0" t="0" r="635" b="0"/>
            <wp:wrapNone/>
            <wp:docPr id="1446995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956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21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2AAC5" w14:textId="10A2410B" w:rsidR="00692E00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3AE5159A" w14:textId="77777777" w:rsidR="00755615" w:rsidRDefault="00755615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31970C87" w14:textId="77777777" w:rsidR="00755615" w:rsidRDefault="00755615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44A296AA" w14:textId="77777777" w:rsidR="00755615" w:rsidRDefault="00755615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7ECA8C1F" w14:textId="77777777" w:rsidR="00755615" w:rsidRDefault="00755615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18BA2BF2" w14:textId="77777777" w:rsidR="00755615" w:rsidRDefault="00755615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30ED7257" w14:textId="77777777" w:rsidR="00755615" w:rsidRDefault="00755615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31E1D12B" w14:textId="77777777" w:rsidR="00755615" w:rsidRDefault="00755615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437E23CE" w14:textId="77777777" w:rsidR="00692E00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514877F7" w14:textId="77777777" w:rsidR="00CD5D10" w:rsidRDefault="00CD5D10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59306050" w14:textId="77777777" w:rsidR="00692E00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noProof/>
          <w:color w:val="CC0000"/>
          <w:sz w:val="26"/>
          <w:szCs w:val="26"/>
        </w:rPr>
      </w:pPr>
    </w:p>
    <w:p w14:paraId="2FEBCC08" w14:textId="77777777" w:rsidR="00692E00" w:rsidRPr="004A26D5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color w:val="CC0000"/>
          <w:sz w:val="26"/>
          <w:szCs w:val="26"/>
        </w:rPr>
      </w:pPr>
    </w:p>
    <w:p w14:paraId="03FF2920" w14:textId="77777777" w:rsidR="00692E00" w:rsidRPr="003A53E6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color w:val="CC0000"/>
          <w:sz w:val="26"/>
          <w:szCs w:val="26"/>
        </w:rPr>
      </w:pPr>
      <w:r>
        <w:rPr>
          <w:b/>
          <w:bCs/>
          <w:color w:val="CC0000"/>
          <w:sz w:val="26"/>
          <w:szCs w:val="26"/>
        </w:rPr>
        <w:lastRenderedPageBreak/>
        <w:t xml:space="preserve">Insights Clave</w:t>
      </w:r>
    </w:p>
    <w:tbl>
      <w:tblPr>
        <w:tblpPr w:leftFromText="141" w:rightFromText="141" w:vertAnchor="text" w:horzAnchor="margin" w:tblpXSpec="center" w:tblpY="55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"/>
        <w:gridCol w:w="9828"/>
      </w:tblGrid>
      <w:tr w:rsidR="00692E00" w14:paraId="0D936039" w14:textId="77777777" w:rsidTr="002549F8">
        <w:tc>
          <w:tcPr>
            <w:tcW w:w="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ED95869" w14:textId="77777777" w:rsidR="00692E00" w:rsidRDefault="00692E00" w:rsidP="002549F8">
            <w:pPr>
              <w:jc w:val="center"/>
            </w:pPr>
          </w:p>
        </w:tc>
        <w:tc>
          <w:tcPr>
            <w:tcW w:w="98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8"/>
            <w:tcMar>
              <w:top w:w="100" w:type="dxa"/>
              <w:left w:w="100" w:type="dxa"/>
              <w:bottom w:w="100" w:type="dxa"/>
              <w:right w:w="120" w:type="dxa"/>
            </w:tcMar>
          </w:tcPr>
          <w:p w14:paraId="5B73894C" w14:textId="7D334E95" w:rsidR="00C218D1" w:rsidRDefault="00C218D1" w:rsidP="002549F8">
            <w:pPr>
              <w:rPr>
                <w:b/>
                <w:bCs/>
                <w:i/>
                <w:iCs/>
                <w:color w:val="CC0000"/>
              </w:rPr>
            </w:pPr>
            <w:r>
              <w:rPr>
                <w:b/>
                <w:bCs/>
                <w:i/>
                <w:iCs/>
                <w:color w:val="CC0000"/>
              </w:rPr>
              <w:t xml:space="preserve">Cliente joven, de a pie y en tránsito universitario y laboral</w:t>
            </w:r>
          </w:p>
          <w:p w14:paraId="508F0CC0" w14:textId="77777777" w:rsidR="00B878B9" w:rsidRDefault="00E92125" w:rsidP="002549F8">
            <w:pPr>
              <w:rPr>
                <w:i/>
                <w:iCs/>
                <w:color w:val="333333"/>
                <w:sz w:val="19"/>
                <w:szCs w:val="19"/>
              </w:rPr>
            </w:pPr>
            <w:r>
              <w:rPr>
                <w:i/>
                <w:iCs/>
                <w:color w:val="333333"/>
                <w:sz w:val="19"/>
                <w:szCs w:val="19"/>
              </w:rPr>
              <w:t xml:space="preserve">El cliente típico es un adulto de 29 años, estrato 3 y empleado, con leve mayoría masculina. El flujo dominante es laboral viene del trabajo (45%) y va hacia él (47%), pero se monta sobre un entorno universitario (La Salle, SENA, Politécnico Gran Colombiano) y el Parque de los Hippies, que suma un público joven que usa la tienda como punto de encuentro. Ese componente aparece en el 22% que llega "de otro"</w:t>
            </w:r>
          </w:p>
          <w:p w14:paraId="5BE8D07E" w14:textId="796CE5FA" w:rsidR="00692E00" w:rsidRPr="002504DD" w:rsidRDefault="00B878B9" w:rsidP="002549F8">
            <w:pPr>
              <w:rPr>
                <w:i/>
                <w:iCs/>
              </w:rPr>
            </w:pPr>
            <w:r>
              <w:rPr>
                <w:i/>
                <w:iCs/>
                <w:color w:val="333333"/>
                <w:sz w:val="19"/>
                <w:szCs w:val="19"/>
              </w:rPr>
              <w:t>Origen: no es solo gente de paso al trabajo, también quien se reúne en la zona.</w:t>
            </w:r>
          </w:p>
        </w:tc>
      </w:tr>
      <w:tr w:rsidR="00692E00" w14:paraId="6681856D" w14:textId="77777777" w:rsidTr="002549F8">
        <w:tc>
          <w:tcPr>
            <w:tcW w:w="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9DF1424" w14:textId="77777777" w:rsidR="00692E00" w:rsidRDefault="00692E00" w:rsidP="002549F8">
            <w:pPr>
              <w:jc w:val="center"/>
            </w:pPr>
          </w:p>
        </w:tc>
        <w:tc>
          <w:tcPr>
            <w:tcW w:w="98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8"/>
            <w:tcMar>
              <w:top w:w="100" w:type="dxa"/>
              <w:left w:w="100" w:type="dxa"/>
              <w:bottom w:w="100" w:type="dxa"/>
              <w:right w:w="120" w:type="dxa"/>
            </w:tcMar>
          </w:tcPr>
          <w:p w14:paraId="2E149414" w14:textId="77777777" w:rsidR="00692E00" w:rsidRPr="002504DD" w:rsidRDefault="00692E00" w:rsidP="002549F8">
            <w:pPr>
              <w:rPr>
                <w:i/>
                <w:iCs/>
                <w:sz w:val="19"/>
                <w:szCs w:val="19"/>
              </w:rPr>
            </w:pPr>
          </w:p>
        </w:tc>
      </w:tr>
      <w:tr w:rsidR="00692E00" w14:paraId="1A2F6CFF" w14:textId="77777777" w:rsidTr="002549F8">
        <w:tc>
          <w:tcPr>
            <w:tcW w:w="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1E88F5A" w14:textId="77777777" w:rsidR="00692E00" w:rsidRDefault="00692E00" w:rsidP="002549F8">
            <w:pPr>
              <w:jc w:val="center"/>
            </w:pPr>
          </w:p>
          <w:p w14:paraId="21D020A0" w14:textId="77777777" w:rsidR="00692E00" w:rsidRDefault="00692E00" w:rsidP="002549F8">
            <w:pPr>
              <w:jc w:val="center"/>
            </w:pPr>
          </w:p>
          <w:p w14:paraId="4880650E" w14:textId="77777777" w:rsidR="00692E00" w:rsidRDefault="00692E00" w:rsidP="002549F8">
            <w:pPr>
              <w:jc w:val="center"/>
            </w:pPr>
          </w:p>
        </w:tc>
        <w:tc>
          <w:tcPr>
            <w:tcW w:w="98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8"/>
            <w:tcMar>
              <w:top w:w="100" w:type="dxa"/>
              <w:left w:w="100" w:type="dxa"/>
              <w:bottom w:w="100" w:type="dxa"/>
              <w:right w:w="120" w:type="dxa"/>
            </w:tcMar>
          </w:tcPr>
          <w:p w14:paraId="07AA572F" w14:textId="77777777" w:rsidR="005B098A" w:rsidRDefault="005B098A" w:rsidP="002549F8">
            <w:pPr>
              <w:rPr>
                <w:b/>
                <w:bCs/>
                <w:i/>
                <w:iCs/>
                <w:color w:val="CC0000"/>
              </w:rPr>
            </w:pPr>
            <w:r>
              <w:rPr>
                <w:b/>
                <w:bCs/>
                <w:i/>
                <w:iCs/>
                <w:color w:val="CC0000"/>
              </w:rPr>
              <w:t>Compite contra la tienda de barrio, y pierde por surtido</w:t>
            </w:r>
          </w:p>
          <w:p w14:paraId="338B1F13" w14:textId="40586E33" w:rsidR="00692E00" w:rsidRDefault="002B0023" w:rsidP="002549F8">
            <w:pPr>
              <w:rPr>
                <w:i/>
                <w:iCs/>
              </w:rPr>
            </w:pPr>
            <w:r>
              <w:rPr>
                <w:i/>
                <w:iCs/>
                <w:color w:val="333333"/>
                <w:sz w:val="19"/>
                <w:szCs w:val="19"/>
              </w:rPr>
              <w:t xml:space="preserve">El competidor real es la tienda de barrio, muy por encima de D1 y Éxito. Y cuando el cliente contempla irse a otra opción, lo que más pesa es el surtido, por encima de la cercanía y el precio. Es decir: OXXO Hippies gana en ubicación y sostiene el precio, pero cede frente a quien ofrece más variedad. Aun así, hay margen a favor: el 20% no tiene una alternativa clara.</w:t>
            </w:r>
          </w:p>
          <w:p w14:paraId="7B33FD61" w14:textId="77777777" w:rsidR="00692E00" w:rsidRDefault="00692E00" w:rsidP="002549F8">
            <w:pPr>
              <w:rPr>
                <w:i/>
                <w:iCs/>
              </w:rPr>
            </w:pPr>
          </w:p>
          <w:p w14:paraId="20DD78ED" w14:textId="77777777" w:rsidR="002B0023" w:rsidRDefault="002B0023" w:rsidP="002549F8">
            <w:pPr>
              <w:rPr>
                <w:i/>
                <w:iCs/>
              </w:rPr>
            </w:pPr>
          </w:p>
          <w:p w14:paraId="2E95DA2C" w14:textId="06B6D4E4" w:rsidR="00960F62" w:rsidRDefault="00960F62" w:rsidP="002549F8">
            <w:pPr>
              <w:rPr>
                <w:b/>
                <w:bCs/>
                <w:i/>
                <w:iCs/>
                <w:color w:val="CC0000"/>
              </w:rPr>
            </w:pPr>
            <w:r>
              <w:rPr>
                <w:b/>
                <w:bCs/>
                <w:i/>
                <w:iCs/>
                <w:color w:val="CC0000"/>
              </w:rPr>
              <w:t>Consumo inmediato</w:t>
            </w:r>
          </w:p>
          <w:p w14:paraId="6CDDF5E6" w14:textId="31F1076E" w:rsidR="00692E00" w:rsidRPr="002504DD" w:rsidRDefault="00001B09" w:rsidP="002549F8">
            <w:pPr>
              <w:rPr>
                <w:i/>
                <w:iCs/>
              </w:rPr>
            </w:pPr>
            <w:r>
              <w:rPr>
                <w:i/>
                <w:iCs/>
                <w:color w:val="333333"/>
                <w:sz w:val="19"/>
                <w:szCs w:val="19"/>
              </w:rPr>
              <w:t xml:space="preserve">El perfil de paso rápido se refleja en lo que más rota: bebidas isotónicas y bebidas calientes, jaladas por su rol de punto de reunión estudiantil junto al parque. Es una tienda de consumo inmediato y encuentro, no de despensa.</w:t>
            </w:r>
          </w:p>
        </w:tc>
      </w:tr>
      <w:tr w:rsidR="00692E00" w14:paraId="6617CB56" w14:textId="77777777" w:rsidTr="002549F8">
        <w:tc>
          <w:tcPr>
            <w:tcW w:w="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8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875309B" w14:textId="77777777" w:rsidR="00692E00" w:rsidRDefault="00692E00" w:rsidP="002549F8"/>
        </w:tc>
        <w:tc>
          <w:tcPr>
            <w:tcW w:w="98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F8"/>
            <w:tcMar>
              <w:top w:w="100" w:type="dxa"/>
              <w:left w:w="100" w:type="dxa"/>
              <w:bottom w:w="100" w:type="dxa"/>
              <w:right w:w="120" w:type="dxa"/>
            </w:tcMar>
          </w:tcPr>
          <w:p w14:paraId="32D6661A" w14:textId="77777777" w:rsidR="00692E00" w:rsidRDefault="00692E00" w:rsidP="002549F8"/>
        </w:tc>
      </w:tr>
    </w:tbl>
    <w:p w14:paraId="39E07E8E" w14:textId="77777777" w:rsidR="00692E00" w:rsidRDefault="00692E00" w:rsidP="00692E00">
      <w:pPr>
        <w:pBdr>
          <w:bottom w:val="single" w:sz="6" w:space="2" w:color="CC0000"/>
        </w:pBdr>
        <w:spacing w:before="280" w:after="120"/>
        <w:rPr>
          <w:b/>
          <w:bCs/>
          <w:color w:val="CC0000"/>
          <w:sz w:val="26"/>
          <w:szCs w:val="26"/>
        </w:rPr>
      </w:pPr>
    </w:p>
    <w:p w14:paraId="7463DF08" w14:textId="77777777" w:rsidR="00692E00" w:rsidRDefault="00692E00" w:rsidP="00692E00">
      <w:pPr>
        <w:pBdr>
          <w:bottom w:val="single" w:sz="6" w:space="2" w:color="CC0000"/>
        </w:pBdr>
        <w:spacing w:before="280" w:after="120"/>
      </w:pPr>
      <w:r>
        <w:rPr>
          <w:b/>
          <w:bCs/>
          <w:color w:val="CC0000"/>
          <w:sz w:val="26"/>
          <w:szCs w:val="26"/>
        </w:rPr>
        <w:t>Registro Fotográfico</w:t>
      </w:r>
    </w:p>
    <w:p w14:paraId="367020C1" w14:textId="77777777" w:rsidR="00692E00" w:rsidRDefault="00692E00" w:rsidP="00692E00">
      <w:pPr>
        <w:spacing w:before="100" w:after="80"/>
      </w:pPr>
    </w:p>
    <w:p w14:paraId="06A566DB" w14:textId="77777777" w:rsidR="00692E00" w:rsidRDefault="00692E00" w:rsidP="00692E00">
      <w:pPr>
        <w:spacing w:before="100" w:after="80"/>
      </w:pPr>
    </w:p>
    <w:tbl>
      <w:tblPr>
        <w:tblW w:w="12660" w:type="dxa"/>
        <w:tblInd w:w="-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2"/>
        <w:gridCol w:w="26"/>
        <w:gridCol w:w="8950"/>
      </w:tblGrid>
      <w:tr w:rsidR="00692E00" w14:paraId="1B6AA0CF" w14:textId="77777777" w:rsidTr="002549F8">
        <w:trPr>
          <w:trHeight w:val="4303"/>
        </w:trPr>
        <w:tc>
          <w:tcPr>
            <w:tcW w:w="5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2BBF513B" w14:textId="034B84DA" w:rsidR="00E5291D" w:rsidRPr="00E5291D" w:rsidRDefault="00E5291D" w:rsidP="00E5291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2E6AAD" wp14:editId="3633B07D">
                  <wp:extent cx="3760760" cy="2544417"/>
                  <wp:effectExtent l="0" t="0" r="0" b="8890"/>
                  <wp:docPr id="698287716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8915" cy="2563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6791C3" w14:textId="4EC73AFA" w:rsidR="00692E00" w:rsidRPr="00DF6107" w:rsidRDefault="00692E00" w:rsidP="002549F8">
            <w:pPr>
              <w:jc w:val="center"/>
              <w:rPr>
                <w:noProof/>
              </w:rPr>
            </w:pPr>
          </w:p>
          <w:p w14:paraId="2A4FB424" w14:textId="77777777" w:rsidR="00692E00" w:rsidRPr="00B95FA9" w:rsidRDefault="00692E00" w:rsidP="002549F8">
            <w:pPr>
              <w:jc w:val="center"/>
              <w:rPr>
                <w:noProof/>
              </w:rPr>
            </w:pPr>
          </w:p>
          <w:p w14:paraId="4EBE9BCC" w14:textId="77777777" w:rsidR="00692E00" w:rsidRPr="00DB04BC" w:rsidRDefault="00692E00" w:rsidP="002549F8">
            <w:pPr>
              <w:jc w:val="center"/>
            </w:pPr>
          </w:p>
          <w:p w14:paraId="016BCF55" w14:textId="77777777" w:rsidR="00692E00" w:rsidRDefault="00692E00" w:rsidP="002549F8">
            <w:pPr>
              <w:jc w:val="center"/>
            </w:pPr>
          </w:p>
        </w:tc>
        <w:tc>
          <w:tcPr>
            <w:tcW w:w="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FDAAC6" w14:textId="77777777" w:rsidR="00692E00" w:rsidRDefault="00692E00" w:rsidP="002549F8"/>
        </w:tc>
        <w:tc>
          <w:tcPr>
            <w:tcW w:w="67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2BAB14C4" w14:textId="3D487165" w:rsidR="00CE630F" w:rsidRPr="00CE630F" w:rsidRDefault="00CE630F" w:rsidP="00CE630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67B8506" wp14:editId="69A9E7EF">
                  <wp:extent cx="5612130" cy="2568271"/>
                  <wp:effectExtent l="0" t="0" r="7620" b="3810"/>
                  <wp:docPr id="967549995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720" cy="257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8D3EED" w14:textId="430D0B69" w:rsidR="00692E00" w:rsidRPr="00590724" w:rsidRDefault="00692E00" w:rsidP="002549F8">
            <w:pPr>
              <w:jc w:val="center"/>
              <w:rPr>
                <w:noProof/>
              </w:rPr>
            </w:pPr>
          </w:p>
          <w:p w14:paraId="02B3FD01" w14:textId="77777777" w:rsidR="00692E00" w:rsidRPr="00737320" w:rsidRDefault="00692E00" w:rsidP="002549F8">
            <w:pPr>
              <w:jc w:val="center"/>
              <w:rPr>
                <w:noProof/>
              </w:rPr>
            </w:pPr>
          </w:p>
          <w:p w14:paraId="4DFDC490" w14:textId="77777777" w:rsidR="00692E00" w:rsidRDefault="00692E00" w:rsidP="002549F8">
            <w:pPr>
              <w:jc w:val="center"/>
            </w:pPr>
          </w:p>
        </w:tc>
      </w:tr>
    </w:tbl>
    <w:p w14:paraId="64A7DD2B" w14:textId="77777777" w:rsidR="00692E00" w:rsidRDefault="00692E00" w:rsidP="00692E00"/>
    <w:p w14:paraId="046E773E" w14:textId="77777777" w:rsidR="0025795F" w:rsidRDefault="0025795F"/>
    <w:sectPr w:rsidR="0025795F" w:rsidSect="00692E00">
      <w:footerReference w:type="even" r:id="rId12"/>
      <w:footerReference w:type="defaul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9C2FF" w14:textId="77777777" w:rsidR="00BA432E" w:rsidRDefault="00BA432E" w:rsidP="00692E00">
      <w:r>
        <w:separator/>
      </w:r>
    </w:p>
  </w:endnote>
  <w:endnote w:type="continuationSeparator" w:id="0">
    <w:p w14:paraId="393A2E8B" w14:textId="77777777" w:rsidR="00BA432E" w:rsidRDefault="00BA432E" w:rsidP="00692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90B8A" w14:textId="58A52763" w:rsidR="00804DB4" w:rsidRDefault="00692E00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2E4F421" wp14:editId="415573F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0290" cy="345440"/>
              <wp:effectExtent l="0" t="0" r="16510" b="0"/>
              <wp:wrapNone/>
              <wp:docPr id="668358151" name="Cuadro de texto 2" descr="OXXO |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02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83DA9" w14:textId="1A225629" w:rsidR="00692E00" w:rsidRPr="00692E00" w:rsidRDefault="00692E00" w:rsidP="00692E0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692E00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OXXO |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E4F42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OXXO | Uso Interno" style="position:absolute;margin-left:0;margin-top:0;width:82.7pt;height:27.2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" filled="f" stroked="f">
              <v:textbox style="mso-fit-shape-to-text:t" inset="0,0,0,15pt">
                <w:txbxContent>
                  <w:p w14:paraId="3FB83DA9" w14:textId="1A225629" w:rsidR="00692E00" w:rsidRPr="00692E00" w:rsidRDefault="00692E00" w:rsidP="00692E00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692E00">
                      <w:rPr>
                        <w:rFonts w:ascii="Aptos" w:eastAsia="Aptos" w:hAnsi="Aptos" w:cs="Aptos"/>
                        <w:noProof/>
                        <w:color w:val="000000"/>
                      </w:rPr>
                      <w:t>OXXO |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CBFD" w14:textId="7CE4BA5C" w:rsidR="00804DB4" w:rsidRDefault="00692E00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DCE437F" wp14:editId="464B1E97">
              <wp:simplePos x="1081377" y="9462052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0290" cy="345440"/>
              <wp:effectExtent l="0" t="0" r="16510" b="0"/>
              <wp:wrapNone/>
              <wp:docPr id="398322514" name="Cuadro de texto 3" descr="OXXO |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02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514CA7" w14:textId="7FF66E31" w:rsidR="00692E00" w:rsidRPr="00692E00" w:rsidRDefault="00692E00" w:rsidP="00692E0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692E00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OXXO |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E437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OXXO | Uso Interno" style="position:absolute;margin-left:0;margin-top:0;width:82.7pt;height:27.2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" filled="f" stroked="f">
              <v:textbox style="mso-fit-shape-to-text:t" inset="0,0,0,15pt">
                <w:txbxContent>
                  <w:p w14:paraId="2E514CA7" w14:textId="7FF66E31" w:rsidR="00692E00" w:rsidRPr="00692E00" w:rsidRDefault="00692E00" w:rsidP="00692E00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692E00">
                      <w:rPr>
                        <w:rFonts w:ascii="Aptos" w:eastAsia="Aptos" w:hAnsi="Aptos" w:cs="Aptos"/>
                        <w:noProof/>
                        <w:color w:val="000000"/>
                      </w:rPr>
                      <w:t>OXXO |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6CF4" w14:textId="1570D1D8" w:rsidR="00804DB4" w:rsidRDefault="00692E00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2EFD39" wp14:editId="210F38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50290" cy="345440"/>
              <wp:effectExtent l="0" t="0" r="16510" b="0"/>
              <wp:wrapNone/>
              <wp:docPr id="2118519665" name="Cuadro de texto 1" descr="OXXO |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02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2DDF65" w14:textId="6FE011A9" w:rsidR="00692E00" w:rsidRPr="00692E00" w:rsidRDefault="00692E00" w:rsidP="00692E0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692E00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OXXO |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EFD3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OXXO | Uso Interno" style="position:absolute;margin-left:0;margin-top:0;width:82.7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" filled="f" stroked="f">
              <v:textbox style="mso-fit-shape-to-text:t" inset="0,0,0,15pt">
                <w:txbxContent>
                  <w:p w14:paraId="792DDF65" w14:textId="6FE011A9" w:rsidR="00692E00" w:rsidRPr="00692E00" w:rsidRDefault="00692E00" w:rsidP="00692E00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692E00">
                      <w:rPr>
                        <w:rFonts w:ascii="Aptos" w:eastAsia="Aptos" w:hAnsi="Aptos" w:cs="Aptos"/>
                        <w:noProof/>
                        <w:color w:val="000000"/>
                      </w:rPr>
                      <w:t>OXXO |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A05C5" w14:textId="77777777" w:rsidR="00BA432E" w:rsidRDefault="00BA432E" w:rsidP="00692E00">
      <w:r>
        <w:separator/>
      </w:r>
    </w:p>
  </w:footnote>
  <w:footnote w:type="continuationSeparator" w:id="0">
    <w:p w14:paraId="58422C59" w14:textId="77777777" w:rsidR="00BA432E" w:rsidRDefault="00BA432E" w:rsidP="00692E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acticante Inteligencia Col">
    <w15:presenceInfo w15:providerId="AD" w15:userId="S::Pra.inteligencia3@oxxo.com::00048f3e-dd35-42ae-834a-c93a6c9c54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E00"/>
    <w:rsid w:val="00001B09"/>
    <w:rsid w:val="00025EC4"/>
    <w:rsid w:val="000626D6"/>
    <w:rsid w:val="000C5360"/>
    <w:rsid w:val="000D164F"/>
    <w:rsid w:val="001003E0"/>
    <w:rsid w:val="001402BD"/>
    <w:rsid w:val="001525A2"/>
    <w:rsid w:val="00204C3A"/>
    <w:rsid w:val="002069AB"/>
    <w:rsid w:val="002549F8"/>
    <w:rsid w:val="0025795F"/>
    <w:rsid w:val="0028078B"/>
    <w:rsid w:val="00284BB2"/>
    <w:rsid w:val="00285157"/>
    <w:rsid w:val="002B0023"/>
    <w:rsid w:val="00334BAC"/>
    <w:rsid w:val="00342705"/>
    <w:rsid w:val="003C2F40"/>
    <w:rsid w:val="003F027D"/>
    <w:rsid w:val="004121F4"/>
    <w:rsid w:val="00425FA7"/>
    <w:rsid w:val="0042615C"/>
    <w:rsid w:val="00473E07"/>
    <w:rsid w:val="004765A3"/>
    <w:rsid w:val="004A6031"/>
    <w:rsid w:val="004C6CDD"/>
    <w:rsid w:val="004F0DDF"/>
    <w:rsid w:val="00501C8B"/>
    <w:rsid w:val="00520C2F"/>
    <w:rsid w:val="005B098A"/>
    <w:rsid w:val="00692E00"/>
    <w:rsid w:val="006D0EAA"/>
    <w:rsid w:val="006D1AA2"/>
    <w:rsid w:val="006D2A8F"/>
    <w:rsid w:val="007527AB"/>
    <w:rsid w:val="00755615"/>
    <w:rsid w:val="00804DB4"/>
    <w:rsid w:val="00821147"/>
    <w:rsid w:val="00831772"/>
    <w:rsid w:val="00960F62"/>
    <w:rsid w:val="009728B7"/>
    <w:rsid w:val="009D747E"/>
    <w:rsid w:val="00A05077"/>
    <w:rsid w:val="00A1337A"/>
    <w:rsid w:val="00A366E2"/>
    <w:rsid w:val="00A40707"/>
    <w:rsid w:val="00A63D4E"/>
    <w:rsid w:val="00B878B9"/>
    <w:rsid w:val="00BA432E"/>
    <w:rsid w:val="00C218D1"/>
    <w:rsid w:val="00CC53BA"/>
    <w:rsid w:val="00CD5D10"/>
    <w:rsid w:val="00CE630F"/>
    <w:rsid w:val="00D43BBD"/>
    <w:rsid w:val="00DC47C6"/>
    <w:rsid w:val="00DE1365"/>
    <w:rsid w:val="00E27BE0"/>
    <w:rsid w:val="00E5291D"/>
    <w:rsid w:val="00E92125"/>
    <w:rsid w:val="00EB058D"/>
    <w:rsid w:val="00EC6065"/>
    <w:rsid w:val="00F43703"/>
    <w:rsid w:val="00F4496C"/>
    <w:rsid w:val="00F504EB"/>
    <w:rsid w:val="00FC2068"/>
    <w:rsid w:val="00FC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0727A"/>
  <w15:chartTrackingRefBased/>
  <w15:docId w15:val="{E9C42CC6-2067-4215-BCF7-678E79CB2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E00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92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E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E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E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E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E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E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E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E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E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E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E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E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E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E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E00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692E0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92E00"/>
    <w:rPr>
      <w:rFonts w:ascii="Arial" w:eastAsia="Arial" w:hAnsi="Arial" w:cs="Arial"/>
      <w:kern w:val="0"/>
      <w:sz w:val="20"/>
      <w:szCs w:val="20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semiHidden/>
    <w:unhideWhenUsed/>
    <w:rsid w:val="00204C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04C3A"/>
    <w:rPr>
      <w:rFonts w:ascii="Arial" w:eastAsia="Arial" w:hAnsi="Arial" w:cs="Arial"/>
      <w:kern w:val="0"/>
      <w:sz w:val="20"/>
      <w:szCs w:val="2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c64559-49c6-47cf-865f-da0233616f0f}" enabled="1" method="Standard" siteId="{66f9ab85-de1a-40d4-b7bb-21565ad57cc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Practicante Inteligencia Col</dc:creator>
  <cp:keywords/>
  <dc:description/>
  <cp:lastModifiedBy>Practicante Inteligencia Col</cp:lastModifiedBy>
  <cp:revision>2</cp:revision>
  <dcterms:created xsi:type="dcterms:W3CDTF">2026-08-05T19:44:00Z</dcterms:created>
  <dcterms:modified xsi:type="dcterms:W3CDTF">2026-08-05T19:44:00Z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7e460b71,27d65607,17bdeb52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OXXO | Uso Interno</vt:lpwstr>
  </property>
</Properties>
</file>